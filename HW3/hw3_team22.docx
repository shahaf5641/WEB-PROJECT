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4409D7" w14:textId="71FC7591" w:rsidR="00D864D4" w:rsidRDefault="00D864D4" w:rsidP="009C32F6">
      <w:pPr>
        <w:pStyle w:val="Heading1"/>
        <w:bidi/>
        <w:jc w:val="center"/>
      </w:pPr>
      <w:ins w:id="0" w:author="Microsoft Word" w:date="2024-08-28T19:49:00Z" w16du:dateUtc="2024-08-28T16:49:00Z">
        <w:r>
          <w:rPr>
            <w:rtl/>
          </w:rPr>
          <w:br/>
        </w:r>
      </w:ins>
      <w:r>
        <w:rPr>
          <w:b/>
          <w:sz w:val="28"/>
          <w:szCs w:val="28"/>
          <w:rtl/>
        </w:rPr>
        <w:t>טכנולוגיות אינטרנט מתקדמות - 61776 (</w:t>
      </w:r>
      <w:r>
        <w:rPr>
          <w:b/>
          <w:sz w:val="28"/>
          <w:szCs w:val="28"/>
        </w:rPr>
        <w:t>WEB)</w:t>
      </w:r>
    </w:p>
    <w:p w14:paraId="1F3A6D47" w14:textId="77777777" w:rsidR="00D864D4" w:rsidRDefault="00D864D4" w:rsidP="00D864D4">
      <w:pPr>
        <w:bidi/>
        <w:jc w:val="center"/>
        <w:rPr>
          <w:b/>
          <w:sz w:val="28"/>
          <w:szCs w:val="28"/>
        </w:rPr>
      </w:pPr>
      <w:r>
        <w:rPr>
          <w:b/>
          <w:sz w:val="28"/>
          <w:szCs w:val="28"/>
          <w:rtl/>
        </w:rPr>
        <w:t>הגשת פרויקט</w:t>
      </w:r>
    </w:p>
    <w:p w14:paraId="0D5E482D" w14:textId="77777777" w:rsidR="006567B0" w:rsidRDefault="006567B0" w:rsidP="006567B0">
      <w:pPr>
        <w:bidi/>
        <w:jc w:val="center"/>
        <w:rPr>
          <w:b/>
          <w:sz w:val="28"/>
          <w:szCs w:val="28"/>
        </w:rPr>
      </w:pPr>
    </w:p>
    <w:p w14:paraId="28FCC520" w14:textId="392207A8" w:rsidR="006567B0" w:rsidRDefault="00D864D4" w:rsidP="006567B0">
      <w:pPr>
        <w:bidi/>
        <w:spacing w:line="360" w:lineRule="auto"/>
        <w:ind w:right="357"/>
        <w:jc w:val="center"/>
        <w:rPr>
          <w:b/>
          <w:sz w:val="28"/>
          <w:szCs w:val="28"/>
          <w:rtl/>
        </w:rPr>
      </w:pPr>
      <w:r>
        <w:rPr>
          <w:b/>
          <w:sz w:val="28"/>
          <w:szCs w:val="28"/>
          <w:rtl/>
        </w:rPr>
        <w:tab/>
      </w:r>
      <w:r>
        <w:rPr>
          <w:b/>
          <w:sz w:val="28"/>
          <w:szCs w:val="28"/>
          <w:rtl/>
        </w:rPr>
        <w:tab/>
      </w:r>
      <w:r w:rsidR="006567B0" w:rsidRPr="000E7E2F">
        <w:rPr>
          <w:rFonts w:hint="cs"/>
          <w:bCs/>
          <w:sz w:val="28"/>
          <w:szCs w:val="28"/>
          <w:rtl/>
        </w:rPr>
        <w:t>שם הפרויקט</w:t>
      </w:r>
      <w:r w:rsidR="006567B0">
        <w:rPr>
          <w:rFonts w:hint="cs"/>
          <w:b/>
          <w:sz w:val="28"/>
          <w:szCs w:val="28"/>
          <w:rtl/>
        </w:rPr>
        <w:t xml:space="preserve"> - </w:t>
      </w:r>
      <w:r w:rsidR="006567B0" w:rsidRPr="006567B0">
        <w:rPr>
          <w:bCs/>
          <w:sz w:val="28"/>
          <w:szCs w:val="28"/>
        </w:rPr>
        <w:t xml:space="preserve">Blockchain Explorer for MTW </w:t>
      </w:r>
      <w:proofErr w:type="spellStart"/>
      <w:r w:rsidR="006567B0" w:rsidRPr="006567B0">
        <w:rPr>
          <w:bCs/>
          <w:sz w:val="28"/>
          <w:szCs w:val="28"/>
        </w:rPr>
        <w:t>Testnet</w:t>
      </w:r>
      <w:proofErr w:type="spellEnd"/>
    </w:p>
    <w:p w14:paraId="5191F714" w14:textId="6C67787E" w:rsidR="006567B0" w:rsidRDefault="006567B0" w:rsidP="006567B0">
      <w:pPr>
        <w:bidi/>
        <w:spacing w:line="360" w:lineRule="auto"/>
        <w:ind w:right="357"/>
        <w:jc w:val="center"/>
        <w:rPr>
          <w:b/>
          <w:sz w:val="28"/>
          <w:szCs w:val="28"/>
          <w:rtl/>
        </w:rPr>
      </w:pPr>
      <w:r w:rsidRPr="000E7E2F">
        <w:rPr>
          <w:rFonts w:hint="cs"/>
          <w:bCs/>
          <w:sz w:val="28"/>
          <w:szCs w:val="28"/>
          <w:rtl/>
        </w:rPr>
        <w:t>קוד פרויקט</w:t>
      </w:r>
      <w:r>
        <w:rPr>
          <w:rFonts w:hint="cs"/>
          <w:b/>
          <w:sz w:val="28"/>
          <w:szCs w:val="28"/>
          <w:rtl/>
        </w:rPr>
        <w:t xml:space="preserve"> -</w:t>
      </w:r>
      <w:r w:rsidR="00D864D4">
        <w:rPr>
          <w:b/>
          <w:sz w:val="28"/>
          <w:szCs w:val="28"/>
          <w:rtl/>
        </w:rPr>
        <w:t xml:space="preserve"> </w:t>
      </w:r>
      <w:r w:rsidRPr="006567B0">
        <w:rPr>
          <w:bCs/>
          <w:sz w:val="28"/>
          <w:szCs w:val="28"/>
          <w:lang w:val="en-US"/>
        </w:rPr>
        <w:t>B5</w:t>
      </w:r>
    </w:p>
    <w:p w14:paraId="1F7EED20" w14:textId="18E208FD" w:rsidR="00D864D4" w:rsidRDefault="006567B0" w:rsidP="00D864D4">
      <w:pPr>
        <w:bidi/>
        <w:spacing w:line="360" w:lineRule="auto"/>
        <w:ind w:right="357"/>
        <w:jc w:val="center"/>
      </w:pPr>
      <w:r w:rsidRPr="000E7E2F">
        <w:rPr>
          <w:rFonts w:hint="cs"/>
          <w:bCs/>
          <w:sz w:val="28"/>
          <w:szCs w:val="28"/>
          <w:rtl/>
        </w:rPr>
        <w:t>קבוצה 22</w:t>
      </w:r>
    </w:p>
    <w:tbl>
      <w:tblPr>
        <w:bidiVisual/>
        <w:tblW w:w="11992" w:type="dxa"/>
        <w:tblInd w:w="-1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4"/>
        <w:gridCol w:w="2998"/>
        <w:gridCol w:w="3005"/>
        <w:gridCol w:w="3005"/>
      </w:tblGrid>
      <w:tr w:rsidR="00DC61A4" w14:paraId="4C69B6AB" w14:textId="43FA5E09" w:rsidTr="00DC61A4">
        <w:trPr>
          <w:trHeight w:val="694"/>
        </w:trPr>
        <w:tc>
          <w:tcPr>
            <w:tcW w:w="2984" w:type="dxa"/>
          </w:tcPr>
          <w:p w14:paraId="217FD545" w14:textId="77777777" w:rsidR="00DC61A4" w:rsidRDefault="00DC61A4" w:rsidP="00DC61A4">
            <w:pPr>
              <w:bidi/>
              <w:spacing w:line="360" w:lineRule="auto"/>
              <w:ind w:right="357"/>
              <w:rPr>
                <w:b/>
              </w:rPr>
            </w:pPr>
            <w:r>
              <w:rPr>
                <w:b/>
                <w:rtl/>
              </w:rPr>
              <w:t>שם חבר הצוות</w:t>
            </w:r>
          </w:p>
        </w:tc>
        <w:tc>
          <w:tcPr>
            <w:tcW w:w="2998" w:type="dxa"/>
          </w:tcPr>
          <w:p w14:paraId="40258BFD" w14:textId="77777777" w:rsidR="00DC61A4" w:rsidRDefault="00DC61A4" w:rsidP="00DC61A4">
            <w:pPr>
              <w:bidi/>
              <w:spacing w:line="360" w:lineRule="auto"/>
              <w:ind w:right="357"/>
              <w:rPr>
                <w:b/>
              </w:rPr>
            </w:pPr>
            <w:r>
              <w:rPr>
                <w:b/>
                <w:rtl/>
              </w:rPr>
              <w:t>משימות שהוקצו</w:t>
            </w:r>
          </w:p>
        </w:tc>
        <w:tc>
          <w:tcPr>
            <w:tcW w:w="3005" w:type="dxa"/>
          </w:tcPr>
          <w:p w14:paraId="7B782D2B" w14:textId="77777777" w:rsidR="00DC61A4" w:rsidRDefault="00DC61A4" w:rsidP="00DC61A4">
            <w:pPr>
              <w:bidi/>
              <w:spacing w:line="360" w:lineRule="auto"/>
              <w:ind w:right="357"/>
              <w:rPr>
                <w:b/>
              </w:rPr>
            </w:pPr>
            <w:r>
              <w:rPr>
                <w:b/>
                <w:rtl/>
              </w:rPr>
              <w:t>משימות שהושלמו</w:t>
            </w:r>
          </w:p>
        </w:tc>
        <w:tc>
          <w:tcPr>
            <w:tcW w:w="3005" w:type="dxa"/>
          </w:tcPr>
          <w:p w14:paraId="76F64D44" w14:textId="69755757" w:rsidR="00DC61A4" w:rsidRDefault="00DC61A4" w:rsidP="00DC61A4">
            <w:pPr>
              <w:bidi/>
              <w:spacing w:line="360" w:lineRule="auto"/>
              <w:ind w:right="357"/>
              <w:rPr>
                <w:b/>
                <w:rtl/>
              </w:rPr>
            </w:pPr>
            <w:r>
              <w:rPr>
                <w:b/>
                <w:rtl/>
              </w:rPr>
              <w:t>תז</w:t>
            </w:r>
          </w:p>
        </w:tc>
      </w:tr>
      <w:tr w:rsidR="00DC61A4" w14:paraId="2EC41C1C" w14:textId="61FF2D47" w:rsidTr="00DC61A4">
        <w:tc>
          <w:tcPr>
            <w:tcW w:w="2984" w:type="dxa"/>
          </w:tcPr>
          <w:p w14:paraId="0E919544" w14:textId="77777777" w:rsidR="00DC61A4" w:rsidRDefault="00DC61A4" w:rsidP="00DC61A4">
            <w:pPr>
              <w:bidi/>
              <w:spacing w:line="360" w:lineRule="auto"/>
              <w:ind w:right="357"/>
            </w:pPr>
            <w:r>
              <w:rPr>
                <w:rFonts w:hint="cs"/>
                <w:rtl/>
              </w:rPr>
              <w:t>שחף ישראל</w:t>
            </w:r>
          </w:p>
        </w:tc>
        <w:tc>
          <w:tcPr>
            <w:tcW w:w="2998" w:type="dxa"/>
          </w:tcPr>
          <w:p w14:paraId="02180EB3" w14:textId="77777777" w:rsidR="00DC61A4" w:rsidRPr="00DC61A4" w:rsidRDefault="00DC61A4" w:rsidP="00DC61A4">
            <w:pPr>
              <w:bidi/>
              <w:spacing w:line="360" w:lineRule="auto"/>
              <w:ind w:right="357"/>
              <w:rPr>
                <w:rtl/>
                <w:lang w:val="en-US"/>
              </w:rPr>
            </w:pPr>
            <w:r>
              <w:rPr>
                <w:lang w:val="en-US"/>
              </w:rPr>
              <w:t>API</w:t>
            </w:r>
            <w:r>
              <w:rPr>
                <w:rFonts w:hint="cs"/>
                <w:rtl/>
                <w:lang w:val="en-US"/>
              </w:rPr>
              <w:t>, ארכיטקטורה, סידור קוד, תיעוד</w:t>
            </w:r>
          </w:p>
        </w:tc>
        <w:tc>
          <w:tcPr>
            <w:tcW w:w="3005" w:type="dxa"/>
          </w:tcPr>
          <w:p w14:paraId="6FF896F5" w14:textId="77777777" w:rsidR="00DC61A4" w:rsidRDefault="00DC61A4" w:rsidP="00DC61A4">
            <w:pPr>
              <w:bidi/>
              <w:spacing w:line="360" w:lineRule="auto"/>
              <w:ind w:right="357"/>
            </w:pPr>
            <w:r>
              <w:rPr>
                <w:lang w:val="en-US"/>
              </w:rPr>
              <w:t>API</w:t>
            </w:r>
            <w:r>
              <w:rPr>
                <w:rFonts w:hint="cs"/>
                <w:rtl/>
                <w:lang w:val="en-US"/>
              </w:rPr>
              <w:t>, ארכיטקטורה, סידור קוד</w:t>
            </w:r>
          </w:p>
        </w:tc>
        <w:tc>
          <w:tcPr>
            <w:tcW w:w="3005" w:type="dxa"/>
          </w:tcPr>
          <w:p w14:paraId="1578D523" w14:textId="55A48530" w:rsidR="00DC61A4" w:rsidRDefault="00DC61A4" w:rsidP="00DC61A4">
            <w:pPr>
              <w:bidi/>
              <w:spacing w:line="360" w:lineRule="auto"/>
              <w:ind w:right="357"/>
              <w:rPr>
                <w:lang w:val="en-US"/>
              </w:rPr>
            </w:pPr>
            <w:r>
              <w:rPr>
                <w:rFonts w:hint="cs"/>
                <w:rtl/>
              </w:rPr>
              <w:t>209288414</w:t>
            </w:r>
          </w:p>
        </w:tc>
      </w:tr>
      <w:tr w:rsidR="00DC61A4" w14:paraId="4462BBCE" w14:textId="5795591C" w:rsidTr="00DC61A4">
        <w:tc>
          <w:tcPr>
            <w:tcW w:w="2984" w:type="dxa"/>
          </w:tcPr>
          <w:p w14:paraId="34772654" w14:textId="77777777" w:rsidR="00DC61A4" w:rsidRDefault="00DC61A4" w:rsidP="00DC61A4">
            <w:pPr>
              <w:bidi/>
              <w:spacing w:line="360" w:lineRule="auto"/>
              <w:ind w:right="357"/>
            </w:pPr>
            <w:r>
              <w:rPr>
                <w:rFonts w:hint="cs"/>
                <w:rtl/>
              </w:rPr>
              <w:t>שרה סאלח</w:t>
            </w:r>
          </w:p>
        </w:tc>
        <w:tc>
          <w:tcPr>
            <w:tcW w:w="2998" w:type="dxa"/>
          </w:tcPr>
          <w:p w14:paraId="5A063B48" w14:textId="77777777" w:rsidR="00DC61A4" w:rsidRPr="00DC61A4" w:rsidRDefault="00DC61A4" w:rsidP="00DC61A4">
            <w:pPr>
              <w:bidi/>
              <w:spacing w:line="360" w:lineRule="auto"/>
              <w:ind w:right="357"/>
              <w:rPr>
                <w:lang w:val="en-US"/>
              </w:rPr>
            </w:pPr>
            <w:r>
              <w:rPr>
                <w:rFonts w:hint="cs"/>
                <w:rtl/>
              </w:rPr>
              <w:t xml:space="preserve">ארכיטקטורה, תיעוד, דרישות, </w:t>
            </w:r>
            <w:r>
              <w:rPr>
                <w:lang w:val="en-US"/>
              </w:rPr>
              <w:t>use case</w:t>
            </w:r>
            <w:r>
              <w:rPr>
                <w:rFonts w:hint="cs"/>
                <w:rtl/>
                <w:lang w:val="en-US"/>
              </w:rPr>
              <w:t>, הוספת אלמנטים</w:t>
            </w:r>
          </w:p>
        </w:tc>
        <w:tc>
          <w:tcPr>
            <w:tcW w:w="3005" w:type="dxa"/>
          </w:tcPr>
          <w:p w14:paraId="3C1D2009" w14:textId="77777777" w:rsidR="00DC61A4" w:rsidRPr="00DC61A4" w:rsidRDefault="00DC61A4" w:rsidP="00DC61A4">
            <w:pPr>
              <w:bidi/>
              <w:spacing w:line="360" w:lineRule="auto"/>
              <w:ind w:right="357"/>
              <w:rPr>
                <w:lang w:val="en-US"/>
              </w:rPr>
            </w:pPr>
            <w:r>
              <w:rPr>
                <w:rFonts w:hint="cs"/>
                <w:rtl/>
              </w:rPr>
              <w:t xml:space="preserve">ארכיטקטורה, תיעוד, דרישות, </w:t>
            </w:r>
            <w:r>
              <w:rPr>
                <w:lang w:val="en-US"/>
              </w:rPr>
              <w:t>use case</w:t>
            </w:r>
          </w:p>
        </w:tc>
        <w:tc>
          <w:tcPr>
            <w:tcW w:w="3005" w:type="dxa"/>
          </w:tcPr>
          <w:p w14:paraId="17886642" w14:textId="23966173" w:rsidR="00DC61A4" w:rsidRDefault="00DC61A4" w:rsidP="00DC61A4">
            <w:pPr>
              <w:bidi/>
              <w:spacing w:line="360" w:lineRule="auto"/>
              <w:ind w:right="357"/>
              <w:rPr>
                <w:rtl/>
              </w:rPr>
            </w:pPr>
            <w:r>
              <w:rPr>
                <w:rFonts w:hint="cs"/>
                <w:rtl/>
              </w:rPr>
              <w:t>318107448</w:t>
            </w:r>
          </w:p>
        </w:tc>
      </w:tr>
      <w:tr w:rsidR="00DC61A4" w14:paraId="3C0D48CD" w14:textId="66C7B8B5" w:rsidTr="00DC61A4">
        <w:tc>
          <w:tcPr>
            <w:tcW w:w="2984" w:type="dxa"/>
          </w:tcPr>
          <w:p w14:paraId="1ACBB311" w14:textId="77777777" w:rsidR="00DC61A4" w:rsidRDefault="00DC61A4" w:rsidP="00DC61A4">
            <w:pPr>
              <w:bidi/>
              <w:spacing w:line="360" w:lineRule="auto"/>
              <w:ind w:right="357"/>
            </w:pPr>
            <w:r>
              <w:rPr>
                <w:rFonts w:hint="cs"/>
                <w:rtl/>
              </w:rPr>
              <w:t>יובל סבטו</w:t>
            </w:r>
          </w:p>
        </w:tc>
        <w:tc>
          <w:tcPr>
            <w:tcW w:w="2998" w:type="dxa"/>
          </w:tcPr>
          <w:p w14:paraId="13A155DD" w14:textId="77777777" w:rsidR="00DC61A4" w:rsidRPr="00DC61A4" w:rsidRDefault="00DC61A4" w:rsidP="00DC61A4">
            <w:pPr>
              <w:bidi/>
              <w:spacing w:line="360" w:lineRule="auto"/>
              <w:ind w:right="357"/>
              <w:rPr>
                <w:rtl/>
                <w:lang w:val="en-US"/>
              </w:rPr>
            </w:pPr>
            <w:r>
              <w:rPr>
                <w:rFonts w:hint="cs"/>
                <w:rtl/>
              </w:rPr>
              <w:t>תיעוד, דרישות</w:t>
            </w:r>
            <w:r>
              <w:rPr>
                <w:rFonts w:hint="cs"/>
                <w:rtl/>
                <w:lang w:val="en-US"/>
              </w:rPr>
              <w:t xml:space="preserve">, תיק משתמש, עיצוב </w:t>
            </w:r>
          </w:p>
        </w:tc>
        <w:tc>
          <w:tcPr>
            <w:tcW w:w="3005" w:type="dxa"/>
          </w:tcPr>
          <w:p w14:paraId="2F67CC17" w14:textId="77777777" w:rsidR="00DC61A4" w:rsidRDefault="00DC61A4" w:rsidP="00DC61A4">
            <w:pPr>
              <w:bidi/>
              <w:spacing w:line="360" w:lineRule="auto"/>
              <w:ind w:right="357"/>
            </w:pPr>
            <w:r>
              <w:rPr>
                <w:rFonts w:hint="cs"/>
                <w:rtl/>
              </w:rPr>
              <w:t xml:space="preserve">תיעוד, דרישות, </w:t>
            </w:r>
            <w:r>
              <w:rPr>
                <w:lang w:val="en-US"/>
              </w:rPr>
              <w:t>use case</w:t>
            </w:r>
            <w:r>
              <w:rPr>
                <w:rFonts w:hint="cs"/>
                <w:rtl/>
                <w:lang w:val="en-US"/>
              </w:rPr>
              <w:t xml:space="preserve">, תיק משתמש, עיצוב </w:t>
            </w:r>
          </w:p>
        </w:tc>
        <w:tc>
          <w:tcPr>
            <w:tcW w:w="3005" w:type="dxa"/>
          </w:tcPr>
          <w:p w14:paraId="1705E394" w14:textId="5B25388A" w:rsidR="00DC61A4" w:rsidRDefault="00DC61A4" w:rsidP="00DC61A4">
            <w:pPr>
              <w:bidi/>
              <w:spacing w:line="360" w:lineRule="auto"/>
              <w:ind w:right="357"/>
              <w:rPr>
                <w:rtl/>
              </w:rPr>
            </w:pPr>
            <w:r>
              <w:rPr>
                <w:rFonts w:hint="cs"/>
                <w:rtl/>
              </w:rPr>
              <w:t>318474269</w:t>
            </w:r>
          </w:p>
        </w:tc>
      </w:tr>
      <w:tr w:rsidR="00DC61A4" w14:paraId="0231FDEA" w14:textId="57F866DA" w:rsidTr="00DC61A4">
        <w:tc>
          <w:tcPr>
            <w:tcW w:w="2984" w:type="dxa"/>
          </w:tcPr>
          <w:p w14:paraId="64AEAE06" w14:textId="77777777" w:rsidR="00DC61A4" w:rsidRDefault="00DC61A4" w:rsidP="00DC61A4">
            <w:pPr>
              <w:bidi/>
              <w:spacing w:line="360" w:lineRule="auto"/>
              <w:ind w:right="357"/>
            </w:pPr>
            <w:r>
              <w:rPr>
                <w:rFonts w:hint="cs"/>
                <w:rtl/>
              </w:rPr>
              <w:t>מעיין אלפסי</w:t>
            </w:r>
          </w:p>
        </w:tc>
        <w:tc>
          <w:tcPr>
            <w:tcW w:w="2998" w:type="dxa"/>
          </w:tcPr>
          <w:p w14:paraId="1C56F5F2" w14:textId="77777777" w:rsidR="00DC61A4" w:rsidRPr="00DC61A4" w:rsidRDefault="00DC61A4" w:rsidP="00DC61A4">
            <w:pPr>
              <w:bidi/>
              <w:spacing w:line="360" w:lineRule="auto"/>
              <w:ind w:right="357"/>
              <w:rPr>
                <w:rtl/>
                <w:lang w:val="en-US"/>
              </w:rPr>
            </w:pPr>
            <w:r>
              <w:rPr>
                <w:lang w:val="en-US"/>
              </w:rPr>
              <w:t>Use case</w:t>
            </w:r>
            <w:r>
              <w:rPr>
                <w:rFonts w:hint="cs"/>
                <w:rtl/>
                <w:lang w:val="en-US"/>
              </w:rPr>
              <w:t>, תיק מתכנת, תקציר הפרויקט, ארכיטקטורה</w:t>
            </w:r>
          </w:p>
        </w:tc>
        <w:tc>
          <w:tcPr>
            <w:tcW w:w="3005" w:type="dxa"/>
          </w:tcPr>
          <w:p w14:paraId="4F260F9E" w14:textId="77777777" w:rsidR="00DC61A4" w:rsidRDefault="00DC61A4" w:rsidP="00DC61A4">
            <w:pPr>
              <w:bidi/>
              <w:spacing w:line="360" w:lineRule="auto"/>
              <w:ind w:right="357"/>
            </w:pPr>
            <w:r>
              <w:rPr>
                <w:lang w:val="en-US"/>
              </w:rPr>
              <w:t>Use case</w:t>
            </w:r>
            <w:r>
              <w:rPr>
                <w:rFonts w:hint="cs"/>
                <w:rtl/>
                <w:lang w:val="en-US"/>
              </w:rPr>
              <w:t>, תיק מתכנת, תקציר הפרויקט, ארכיטקטורה</w:t>
            </w:r>
          </w:p>
        </w:tc>
        <w:tc>
          <w:tcPr>
            <w:tcW w:w="3005" w:type="dxa"/>
          </w:tcPr>
          <w:p w14:paraId="6F8E9AF9" w14:textId="3DF6F613" w:rsidR="00DC61A4" w:rsidRDefault="00DC61A4" w:rsidP="00DC61A4">
            <w:pPr>
              <w:bidi/>
              <w:spacing w:line="360" w:lineRule="auto"/>
              <w:ind w:right="357"/>
              <w:rPr>
                <w:lang w:val="en-US"/>
              </w:rPr>
            </w:pPr>
            <w:r>
              <w:rPr>
                <w:rFonts w:hint="cs"/>
                <w:rtl/>
              </w:rPr>
              <w:t>207501412</w:t>
            </w:r>
          </w:p>
        </w:tc>
      </w:tr>
      <w:tr w:rsidR="00DC61A4" w14:paraId="6D2BD6E0" w14:textId="4CDC443B" w:rsidTr="00DC61A4">
        <w:tc>
          <w:tcPr>
            <w:tcW w:w="2984" w:type="dxa"/>
          </w:tcPr>
          <w:p w14:paraId="52E6A17F" w14:textId="77777777" w:rsidR="00DC61A4" w:rsidRDefault="00DC61A4" w:rsidP="00DC61A4">
            <w:pPr>
              <w:bidi/>
              <w:spacing w:line="360" w:lineRule="auto"/>
              <w:ind w:right="357"/>
              <w:rPr>
                <w:rtl/>
              </w:rPr>
            </w:pPr>
            <w:r>
              <w:rPr>
                <w:rFonts w:hint="cs"/>
                <w:rtl/>
              </w:rPr>
              <w:t>דניאל ברקוביץ'</w:t>
            </w:r>
          </w:p>
        </w:tc>
        <w:tc>
          <w:tcPr>
            <w:tcW w:w="2998" w:type="dxa"/>
          </w:tcPr>
          <w:p w14:paraId="74CE5469" w14:textId="77777777" w:rsidR="00DC61A4" w:rsidRDefault="00DC61A4" w:rsidP="00DC61A4">
            <w:pPr>
              <w:bidi/>
              <w:spacing w:line="360" w:lineRule="auto"/>
              <w:ind w:right="357"/>
            </w:pPr>
            <w:r>
              <w:rPr>
                <w:rFonts w:hint="cs"/>
                <w:rtl/>
              </w:rPr>
              <w:t>עיצוב הגרפים, תיק משתמש, ייעול הקוד</w:t>
            </w:r>
          </w:p>
        </w:tc>
        <w:tc>
          <w:tcPr>
            <w:tcW w:w="3005" w:type="dxa"/>
          </w:tcPr>
          <w:p w14:paraId="2A8937BB" w14:textId="77777777" w:rsidR="00DC61A4" w:rsidRDefault="00DC61A4" w:rsidP="00DC61A4">
            <w:pPr>
              <w:bidi/>
              <w:spacing w:line="360" w:lineRule="auto"/>
              <w:ind w:right="357"/>
            </w:pPr>
            <w:r>
              <w:rPr>
                <w:rFonts w:hint="cs"/>
                <w:rtl/>
              </w:rPr>
              <w:t>עיצוב הגרפים, תיק משתמש, ייעול הקוד</w:t>
            </w:r>
          </w:p>
        </w:tc>
        <w:tc>
          <w:tcPr>
            <w:tcW w:w="3005" w:type="dxa"/>
          </w:tcPr>
          <w:p w14:paraId="39327C5A" w14:textId="464B1EFA" w:rsidR="00DC61A4" w:rsidRDefault="00DC61A4" w:rsidP="00DC61A4">
            <w:pPr>
              <w:bidi/>
              <w:spacing w:line="360" w:lineRule="auto"/>
              <w:ind w:right="357"/>
              <w:rPr>
                <w:rtl/>
              </w:rPr>
            </w:pPr>
            <w:r>
              <w:rPr>
                <w:rFonts w:hint="cs"/>
                <w:rtl/>
              </w:rPr>
              <w:t>324304625</w:t>
            </w:r>
          </w:p>
        </w:tc>
      </w:tr>
    </w:tbl>
    <w:p w14:paraId="5DE305E9" w14:textId="77777777" w:rsidR="00D01BA6" w:rsidRPr="00DC61A4" w:rsidRDefault="00D01BA6" w:rsidP="00D01BA6">
      <w:pPr>
        <w:bidi/>
        <w:spacing w:after="160" w:line="360" w:lineRule="auto"/>
        <w:ind w:left="-58" w:right="357"/>
        <w:rPr>
          <w:b/>
          <w:bCs/>
          <w:sz w:val="24"/>
          <w:szCs w:val="24"/>
          <w:rtl/>
        </w:rPr>
      </w:pPr>
    </w:p>
    <w:p w14:paraId="41A99F89" w14:textId="77777777" w:rsidR="00DC61A4" w:rsidRDefault="00DC61A4" w:rsidP="00D01BA6">
      <w:pPr>
        <w:bidi/>
        <w:spacing w:after="160" w:line="360" w:lineRule="auto"/>
        <w:ind w:left="-58" w:right="357"/>
        <w:rPr>
          <w:b/>
          <w:bCs/>
          <w:sz w:val="24"/>
          <w:szCs w:val="24"/>
          <w:rtl/>
        </w:rPr>
      </w:pPr>
    </w:p>
    <w:p w14:paraId="5F9579AE" w14:textId="77777777" w:rsidR="004341E2" w:rsidRDefault="004341E2" w:rsidP="00DC61A4">
      <w:pPr>
        <w:bidi/>
        <w:spacing w:after="160" w:line="360" w:lineRule="auto"/>
        <w:ind w:left="-58" w:right="357"/>
        <w:rPr>
          <w:b/>
          <w:bCs/>
          <w:sz w:val="24"/>
          <w:szCs w:val="24"/>
          <w:rtl/>
        </w:rPr>
      </w:pPr>
    </w:p>
    <w:p w14:paraId="6CFADF6D" w14:textId="77777777" w:rsidR="004341E2" w:rsidRDefault="004341E2" w:rsidP="004341E2">
      <w:pPr>
        <w:bidi/>
        <w:spacing w:after="160" w:line="360" w:lineRule="auto"/>
        <w:ind w:left="-58" w:right="357"/>
        <w:rPr>
          <w:b/>
          <w:bCs/>
          <w:sz w:val="24"/>
          <w:szCs w:val="24"/>
          <w:rtl/>
        </w:rPr>
      </w:pPr>
    </w:p>
    <w:p w14:paraId="772D4C4E" w14:textId="77777777" w:rsidR="004341E2" w:rsidRDefault="004341E2" w:rsidP="004341E2">
      <w:pPr>
        <w:bidi/>
        <w:spacing w:after="160" w:line="360" w:lineRule="auto"/>
        <w:ind w:left="-58" w:right="357"/>
        <w:rPr>
          <w:b/>
          <w:bCs/>
          <w:sz w:val="24"/>
          <w:szCs w:val="24"/>
          <w:rtl/>
        </w:rPr>
      </w:pPr>
    </w:p>
    <w:p w14:paraId="5250F9A0" w14:textId="77777777" w:rsidR="004341E2" w:rsidRDefault="004341E2" w:rsidP="004341E2">
      <w:pPr>
        <w:bidi/>
        <w:spacing w:after="160" w:line="360" w:lineRule="auto"/>
        <w:ind w:left="-58" w:right="357"/>
        <w:rPr>
          <w:b/>
          <w:bCs/>
          <w:sz w:val="24"/>
          <w:szCs w:val="24"/>
          <w:rtl/>
        </w:rPr>
      </w:pPr>
    </w:p>
    <w:p w14:paraId="1E97E58D" w14:textId="77777777" w:rsidR="004341E2" w:rsidRDefault="004341E2" w:rsidP="004341E2">
      <w:pPr>
        <w:bidi/>
        <w:spacing w:after="160" w:line="360" w:lineRule="auto"/>
        <w:ind w:left="-58" w:right="357"/>
        <w:rPr>
          <w:b/>
          <w:bCs/>
          <w:sz w:val="24"/>
          <w:szCs w:val="24"/>
          <w:rtl/>
        </w:rPr>
      </w:pPr>
    </w:p>
    <w:p w14:paraId="2D8B87F2" w14:textId="0785443F" w:rsidR="00D01BA6" w:rsidRPr="00055AE2" w:rsidRDefault="00D01BA6" w:rsidP="004341E2">
      <w:pPr>
        <w:bidi/>
        <w:spacing w:after="160" w:line="360" w:lineRule="auto"/>
        <w:ind w:left="-58" w:right="357"/>
        <w:rPr>
          <w:b/>
          <w:bCs/>
          <w:sz w:val="24"/>
          <w:szCs w:val="24"/>
          <w:lang w:val="en-US"/>
        </w:rPr>
      </w:pPr>
      <w:r w:rsidRPr="00055AE2">
        <w:rPr>
          <w:b/>
          <w:bCs/>
          <w:sz w:val="24"/>
          <w:szCs w:val="24"/>
          <w:rtl/>
        </w:rPr>
        <w:t>תקציר הפרויקט - פונקציונליות מרכזיות לפי משתמשים</w:t>
      </w:r>
    </w:p>
    <w:p w14:paraId="7DD34740" w14:textId="77777777" w:rsidR="005C29F1" w:rsidRPr="005C29F1" w:rsidRDefault="005C29F1" w:rsidP="005C29F1">
      <w:pPr>
        <w:bidi/>
        <w:spacing w:after="160" w:line="360" w:lineRule="auto"/>
        <w:ind w:left="-58" w:right="357"/>
        <w:rPr>
          <w:sz w:val="24"/>
          <w:szCs w:val="24"/>
          <w:lang w:val="en-US"/>
        </w:rPr>
      </w:pPr>
      <w:r w:rsidRPr="005C29F1">
        <w:rPr>
          <w:sz w:val="24"/>
          <w:szCs w:val="24"/>
          <w:rtl/>
        </w:rPr>
        <w:t>הפרויקט שלנו הוא מערכת ניהול מידע מבוזרת המבוססת על בלוקצ'יין, המיועדת לספק למשתמשים שונים מידע בזמן אמת על עסקאות, בלוקים והעברות כספים, תוך התאמת הפונקציונליות לצרכים של כל סוג משתמש. המערכת מאפשרת לכל המשתמשים, בין אם מנהלים ובין אם משתמשים פרטיים, לצפות בתמונת מצב כוללת של המערכת, הכוללת פרטים על בלוקים, עסקאות בזמן אמת, והיסטוריית עסקאות אישית</w:t>
      </w:r>
      <w:r w:rsidRPr="005C29F1">
        <w:rPr>
          <w:sz w:val="24"/>
          <w:szCs w:val="24"/>
          <w:lang w:val="en-US"/>
        </w:rPr>
        <w:t>.</w:t>
      </w:r>
    </w:p>
    <w:p w14:paraId="774ECCF1" w14:textId="0B76D022" w:rsidR="006567B0" w:rsidRPr="009C32F6" w:rsidRDefault="005C29F1" w:rsidP="009C32F6">
      <w:pPr>
        <w:bidi/>
        <w:spacing w:after="160" w:line="360" w:lineRule="auto"/>
        <w:ind w:left="-58" w:right="357"/>
        <w:rPr>
          <w:sz w:val="24"/>
          <w:szCs w:val="24"/>
          <w:rtl/>
          <w:lang w:val="en-US"/>
        </w:rPr>
      </w:pPr>
      <w:r w:rsidRPr="005C29F1">
        <w:rPr>
          <w:sz w:val="24"/>
          <w:szCs w:val="24"/>
          <w:rtl/>
        </w:rPr>
        <w:t>בזכות המערכת, ניתן לעקוב אחרי פרטי עסקאות לפי מזהי עסקה או פרטי שולח/מקבל, לבדוק יתרות, ולגשת לדוחות וסטטיסטיקות מבוססות נתונים על העסקאות במערכת. הפלטפורמה מספקת גישה מותאמת אישית לכל משתמש בהתאם לרמת הגישה והצרכים שלו, כדי לאפשר שליטה ובקרה מדויקת ואפקטיבית על כלל הנתונים והפעולות במערכת</w:t>
      </w:r>
      <w:r w:rsidRPr="005C29F1">
        <w:rPr>
          <w:sz w:val="24"/>
          <w:szCs w:val="24"/>
          <w:lang w:val="en-US"/>
        </w:rPr>
        <w:t>.</w:t>
      </w:r>
    </w:p>
    <w:p w14:paraId="5BB1EE14" w14:textId="4A6A9E7C" w:rsidR="00D01BA6" w:rsidRPr="00055AE2" w:rsidRDefault="00D01BA6" w:rsidP="006567B0">
      <w:pPr>
        <w:bidi/>
        <w:spacing w:after="160" w:line="360" w:lineRule="auto"/>
        <w:ind w:left="-58" w:right="357"/>
        <w:rPr>
          <w:b/>
          <w:bCs/>
          <w:sz w:val="24"/>
          <w:szCs w:val="24"/>
          <w:lang w:val="en-US"/>
        </w:rPr>
      </w:pPr>
      <w:r w:rsidRPr="00055AE2">
        <w:rPr>
          <w:b/>
          <w:bCs/>
          <w:sz w:val="24"/>
          <w:szCs w:val="24"/>
          <w:rtl/>
        </w:rPr>
        <w:t>מימוש - שמות הטכנולוגיות המרכזיות</w:t>
      </w:r>
    </w:p>
    <w:p w14:paraId="54075672" w14:textId="77777777" w:rsidR="00D01BA6" w:rsidRPr="00055AE2" w:rsidRDefault="00D01BA6" w:rsidP="00D01BA6">
      <w:pPr>
        <w:numPr>
          <w:ilvl w:val="0"/>
          <w:numId w:val="4"/>
        </w:numPr>
        <w:bidi/>
        <w:spacing w:after="160" w:line="360" w:lineRule="auto"/>
        <w:ind w:right="357"/>
        <w:rPr>
          <w:sz w:val="24"/>
          <w:szCs w:val="24"/>
          <w:lang w:val="en-US"/>
        </w:rPr>
      </w:pPr>
      <w:r w:rsidRPr="00055AE2">
        <w:rPr>
          <w:b/>
          <w:bCs/>
          <w:sz w:val="24"/>
          <w:szCs w:val="24"/>
          <w:lang w:val="en-US"/>
        </w:rPr>
        <w:t>Frontend</w:t>
      </w:r>
      <w:r w:rsidRPr="00055AE2">
        <w:rPr>
          <w:sz w:val="24"/>
          <w:szCs w:val="24"/>
          <w:lang w:val="en-US"/>
        </w:rPr>
        <w:t>:</w:t>
      </w:r>
    </w:p>
    <w:p w14:paraId="388C43CF" w14:textId="58107EA2" w:rsidR="00D01BA6" w:rsidRPr="00055AE2" w:rsidRDefault="005C29F1" w:rsidP="00D01BA6">
      <w:pPr>
        <w:numPr>
          <w:ilvl w:val="1"/>
          <w:numId w:val="4"/>
        </w:numPr>
        <w:bidi/>
        <w:spacing w:after="160" w:line="360" w:lineRule="auto"/>
        <w:ind w:right="357"/>
        <w:rPr>
          <w:sz w:val="24"/>
          <w:szCs w:val="24"/>
          <w:lang w:val="en-US"/>
        </w:rPr>
      </w:pPr>
      <w:r>
        <w:rPr>
          <w:b/>
          <w:bCs/>
          <w:sz w:val="24"/>
          <w:szCs w:val="24"/>
          <w:lang w:val="en-US"/>
        </w:rPr>
        <w:t xml:space="preserve"> </w:t>
      </w:r>
      <w:r w:rsidR="00D01BA6" w:rsidRPr="00055AE2">
        <w:rPr>
          <w:b/>
          <w:bCs/>
          <w:sz w:val="24"/>
          <w:szCs w:val="24"/>
          <w:lang w:val="en-US"/>
        </w:rPr>
        <w:t>React</w:t>
      </w:r>
      <w:r w:rsidR="00D01BA6" w:rsidRPr="00055AE2">
        <w:rPr>
          <w:sz w:val="24"/>
          <w:szCs w:val="24"/>
          <w:lang w:val="en-US"/>
        </w:rPr>
        <w:t xml:space="preserve">: </w:t>
      </w:r>
      <w:r w:rsidR="00D01BA6" w:rsidRPr="00055AE2">
        <w:rPr>
          <w:sz w:val="24"/>
          <w:szCs w:val="24"/>
          <w:rtl/>
        </w:rPr>
        <w:t>תשתית לבניית ממשק המשתמש של המערכת. מאפשרת ליצור רכיבים אינטראקטיביים ודינמיים</w:t>
      </w:r>
      <w:r w:rsidR="00D01BA6">
        <w:rPr>
          <w:rFonts w:hint="cs"/>
          <w:sz w:val="24"/>
          <w:szCs w:val="24"/>
          <w:rtl/>
        </w:rPr>
        <w:t>.</w:t>
      </w:r>
    </w:p>
    <w:p w14:paraId="7812215B" w14:textId="7D0230A1" w:rsidR="00D01BA6" w:rsidRPr="00055AE2" w:rsidRDefault="00D01BA6" w:rsidP="00D01BA6">
      <w:pPr>
        <w:numPr>
          <w:ilvl w:val="1"/>
          <w:numId w:val="4"/>
        </w:numPr>
        <w:bidi/>
        <w:spacing w:after="160" w:line="360" w:lineRule="auto"/>
        <w:ind w:right="357"/>
        <w:rPr>
          <w:sz w:val="24"/>
          <w:szCs w:val="24"/>
          <w:lang w:val="en-US"/>
        </w:rPr>
      </w:pPr>
      <w:r w:rsidRPr="00055AE2">
        <w:rPr>
          <w:b/>
          <w:bCs/>
          <w:sz w:val="24"/>
          <w:szCs w:val="24"/>
          <w:lang w:val="en-US"/>
        </w:rPr>
        <w:t>Lottie</w:t>
      </w:r>
      <w:r w:rsidRPr="00055AE2">
        <w:rPr>
          <w:sz w:val="24"/>
          <w:szCs w:val="24"/>
          <w:lang w:val="en-US"/>
        </w:rPr>
        <w:t xml:space="preserve">: </w:t>
      </w:r>
      <w:r w:rsidR="005C29F1">
        <w:rPr>
          <w:rFonts w:hint="cs"/>
          <w:sz w:val="24"/>
          <w:szCs w:val="24"/>
          <w:rtl/>
        </w:rPr>
        <w:t xml:space="preserve"> </w:t>
      </w:r>
      <w:r w:rsidRPr="00055AE2">
        <w:rPr>
          <w:sz w:val="24"/>
          <w:szCs w:val="24"/>
          <w:rtl/>
        </w:rPr>
        <w:t>ליצירת אנימציות קטנות לשיפור חוויית המשתמש, כגון אנימציות טעינה</w:t>
      </w:r>
      <w:r w:rsidRPr="00055AE2">
        <w:rPr>
          <w:sz w:val="24"/>
          <w:szCs w:val="24"/>
          <w:lang w:val="en-US"/>
        </w:rPr>
        <w:t>.</w:t>
      </w:r>
    </w:p>
    <w:p w14:paraId="6A9692FF" w14:textId="77777777" w:rsidR="00D01BA6" w:rsidRPr="00055AE2" w:rsidRDefault="00D01BA6" w:rsidP="00D01BA6">
      <w:pPr>
        <w:numPr>
          <w:ilvl w:val="0"/>
          <w:numId w:val="4"/>
        </w:numPr>
        <w:bidi/>
        <w:spacing w:after="160" w:line="360" w:lineRule="auto"/>
        <w:ind w:right="357"/>
        <w:rPr>
          <w:sz w:val="24"/>
          <w:szCs w:val="24"/>
          <w:lang w:val="en-US"/>
        </w:rPr>
      </w:pPr>
      <w:r w:rsidRPr="00055AE2">
        <w:rPr>
          <w:b/>
          <w:bCs/>
          <w:sz w:val="24"/>
          <w:szCs w:val="24"/>
          <w:lang w:val="en-US"/>
        </w:rPr>
        <w:t>Backend</w:t>
      </w:r>
      <w:r w:rsidRPr="00055AE2">
        <w:rPr>
          <w:sz w:val="24"/>
          <w:szCs w:val="24"/>
          <w:lang w:val="en-US"/>
        </w:rPr>
        <w:t>:</w:t>
      </w:r>
    </w:p>
    <w:p w14:paraId="2D92330E" w14:textId="77777777" w:rsidR="00D01BA6" w:rsidRPr="00055AE2" w:rsidRDefault="00D01BA6" w:rsidP="00D01BA6">
      <w:pPr>
        <w:numPr>
          <w:ilvl w:val="1"/>
          <w:numId w:val="4"/>
        </w:numPr>
        <w:bidi/>
        <w:spacing w:after="160" w:line="360" w:lineRule="auto"/>
        <w:ind w:right="357"/>
        <w:rPr>
          <w:sz w:val="24"/>
          <w:szCs w:val="24"/>
          <w:lang w:val="en-US"/>
        </w:rPr>
      </w:pPr>
      <w:r w:rsidRPr="00055AE2">
        <w:rPr>
          <w:b/>
          <w:bCs/>
          <w:sz w:val="24"/>
          <w:szCs w:val="24"/>
          <w:lang w:val="en-US"/>
        </w:rPr>
        <w:t>WebSocket</w:t>
      </w:r>
      <w:r w:rsidRPr="00055AE2">
        <w:rPr>
          <w:sz w:val="24"/>
          <w:szCs w:val="24"/>
          <w:lang w:val="en-US"/>
        </w:rPr>
        <w:t xml:space="preserve">: </w:t>
      </w:r>
      <w:r>
        <w:rPr>
          <w:rFonts w:hint="cs"/>
          <w:sz w:val="24"/>
          <w:szCs w:val="24"/>
          <w:rtl/>
        </w:rPr>
        <w:t xml:space="preserve"> </w:t>
      </w:r>
      <w:r w:rsidRPr="00055AE2">
        <w:rPr>
          <w:sz w:val="24"/>
          <w:szCs w:val="24"/>
          <w:rtl/>
        </w:rPr>
        <w:t>טכנולוגיה המשמשת לתקשורת דו-כיוונית בזמן אמת, המאפשרת עדכוני מידע מיידיים ללא צורך ברענון דף</w:t>
      </w:r>
      <w:r w:rsidRPr="00055AE2">
        <w:rPr>
          <w:sz w:val="24"/>
          <w:szCs w:val="24"/>
          <w:lang w:val="en-US"/>
        </w:rPr>
        <w:t>.</w:t>
      </w:r>
    </w:p>
    <w:p w14:paraId="5CBD6192" w14:textId="77777777" w:rsidR="00D01BA6" w:rsidRPr="00055AE2" w:rsidRDefault="00D01BA6" w:rsidP="00D01BA6">
      <w:pPr>
        <w:numPr>
          <w:ilvl w:val="0"/>
          <w:numId w:val="4"/>
        </w:numPr>
        <w:bidi/>
        <w:spacing w:after="160" w:line="360" w:lineRule="auto"/>
        <w:ind w:right="357"/>
        <w:rPr>
          <w:sz w:val="24"/>
          <w:szCs w:val="24"/>
          <w:lang w:val="en-US"/>
        </w:rPr>
      </w:pPr>
      <w:r w:rsidRPr="00055AE2">
        <w:rPr>
          <w:b/>
          <w:bCs/>
          <w:sz w:val="24"/>
          <w:szCs w:val="24"/>
          <w:lang w:val="en-US"/>
        </w:rPr>
        <w:t>Styling</w:t>
      </w:r>
      <w:r w:rsidRPr="00055AE2">
        <w:rPr>
          <w:sz w:val="24"/>
          <w:szCs w:val="24"/>
          <w:lang w:val="en-US"/>
        </w:rPr>
        <w:t>:</w:t>
      </w:r>
    </w:p>
    <w:p w14:paraId="685514CC" w14:textId="77777777" w:rsidR="00D01BA6" w:rsidRPr="00055AE2" w:rsidRDefault="00D01BA6" w:rsidP="00D01BA6">
      <w:pPr>
        <w:numPr>
          <w:ilvl w:val="1"/>
          <w:numId w:val="4"/>
        </w:numPr>
        <w:bidi/>
        <w:spacing w:after="160" w:line="360" w:lineRule="auto"/>
        <w:ind w:right="357"/>
        <w:rPr>
          <w:sz w:val="24"/>
          <w:szCs w:val="24"/>
          <w:lang w:val="en-US"/>
        </w:rPr>
      </w:pPr>
      <w:r w:rsidRPr="00055AE2">
        <w:rPr>
          <w:b/>
          <w:bCs/>
          <w:sz w:val="24"/>
          <w:szCs w:val="24"/>
          <w:lang w:val="en-US"/>
        </w:rPr>
        <w:t>Tailwind CSS</w:t>
      </w:r>
      <w:r w:rsidRPr="00055AE2">
        <w:rPr>
          <w:sz w:val="24"/>
          <w:szCs w:val="24"/>
          <w:lang w:val="en-US"/>
        </w:rPr>
        <w:t xml:space="preserve">: </w:t>
      </w:r>
      <w:r w:rsidRPr="00055AE2">
        <w:rPr>
          <w:sz w:val="24"/>
          <w:szCs w:val="24"/>
          <w:rtl/>
        </w:rPr>
        <w:t>משמשת לא רק לעיצוב הבסיסי, אלא גם להתאמות עיצוביות ייחודיות למצב כהה/בהיר, אנימציות ושאר אלמנטים דינמיים</w:t>
      </w:r>
      <w:r w:rsidRPr="00055AE2">
        <w:rPr>
          <w:sz w:val="24"/>
          <w:szCs w:val="24"/>
          <w:lang w:val="en-US"/>
        </w:rPr>
        <w:t>.</w:t>
      </w:r>
    </w:p>
    <w:p w14:paraId="230BD27E" w14:textId="0BD6E74B" w:rsidR="00D01BA6" w:rsidRPr="00055AE2" w:rsidRDefault="00D01BA6" w:rsidP="00D01BA6">
      <w:pPr>
        <w:bidi/>
        <w:spacing w:after="160" w:line="360" w:lineRule="auto"/>
        <w:ind w:left="-58" w:right="357"/>
        <w:rPr>
          <w:sz w:val="24"/>
          <w:szCs w:val="24"/>
          <w:rtl/>
          <w:lang w:val="en-US"/>
        </w:rPr>
      </w:pPr>
      <w:r w:rsidRPr="00055AE2">
        <w:rPr>
          <w:sz w:val="24"/>
          <w:szCs w:val="24"/>
          <w:rtl/>
        </w:rPr>
        <w:t>הפרויקט מדגים שימוש בטכנולוגיות עדכניות לפיתוח מערכת מבוזרת עם דגש על חוויית משתמש, וניהול נתונים מתקדם</w:t>
      </w:r>
      <w:r w:rsidRPr="00055AE2">
        <w:rPr>
          <w:sz w:val="24"/>
          <w:szCs w:val="24"/>
          <w:lang w:val="en-US"/>
        </w:rPr>
        <w:t>.</w:t>
      </w:r>
    </w:p>
    <w:p w14:paraId="43EDBC49" w14:textId="77777777" w:rsidR="00D864D4" w:rsidRDefault="00D864D4" w:rsidP="00D864D4">
      <w:pPr>
        <w:bidi/>
        <w:spacing w:line="480" w:lineRule="auto"/>
        <w:ind w:right="357"/>
        <w:rPr>
          <w:rtl/>
        </w:rPr>
      </w:pPr>
    </w:p>
    <w:p w14:paraId="0B78D02E" w14:textId="767CF51A" w:rsidR="00175868" w:rsidRPr="00A51040" w:rsidRDefault="00175868" w:rsidP="00175868">
      <w:pPr>
        <w:bidi/>
        <w:spacing w:line="480" w:lineRule="auto"/>
        <w:ind w:right="357"/>
        <w:rPr>
          <w:b/>
          <w:bCs/>
          <w:rtl/>
        </w:rPr>
      </w:pPr>
      <w:r w:rsidRPr="00A51040">
        <w:rPr>
          <w:rFonts w:hint="cs"/>
          <w:b/>
          <w:bCs/>
          <w:rtl/>
        </w:rPr>
        <w:lastRenderedPageBreak/>
        <w:t xml:space="preserve">דרישות </w:t>
      </w:r>
      <w:r w:rsidR="00CF2DCA" w:rsidRPr="00A51040">
        <w:rPr>
          <w:rFonts w:hint="cs"/>
          <w:b/>
          <w:bCs/>
          <w:rtl/>
        </w:rPr>
        <w:t>:</w:t>
      </w:r>
    </w:p>
    <w:tbl>
      <w:tblPr>
        <w:tblStyle w:val="TableGrid"/>
        <w:bidiVisual/>
        <w:tblW w:w="0" w:type="auto"/>
        <w:tblLook w:val="04A0" w:firstRow="1" w:lastRow="0" w:firstColumn="1" w:lastColumn="0" w:noHBand="0" w:noVBand="1"/>
      </w:tblPr>
      <w:tblGrid>
        <w:gridCol w:w="3116"/>
        <w:gridCol w:w="3117"/>
        <w:gridCol w:w="3117"/>
      </w:tblGrid>
      <w:tr w:rsidR="00CF2DCA" w14:paraId="05DEB5A2" w14:textId="77777777" w:rsidTr="00CF2DCA">
        <w:tc>
          <w:tcPr>
            <w:tcW w:w="3116" w:type="dxa"/>
          </w:tcPr>
          <w:p w14:paraId="2EA534E3" w14:textId="63D6E601" w:rsidR="00CF2DCA" w:rsidRPr="008275B3" w:rsidRDefault="00CF2DCA" w:rsidP="008275B3">
            <w:pPr>
              <w:bidi/>
              <w:spacing w:line="480" w:lineRule="auto"/>
              <w:ind w:right="357"/>
              <w:jc w:val="center"/>
              <w:rPr>
                <w:b/>
                <w:bCs/>
                <w:rtl/>
                <w:lang w:val="en-US"/>
              </w:rPr>
            </w:pPr>
            <w:r w:rsidRPr="008275B3">
              <w:rPr>
                <w:rFonts w:hint="cs"/>
                <w:b/>
                <w:bCs/>
                <w:rtl/>
                <w:lang w:val="en-US"/>
              </w:rPr>
              <w:t>מספר דרישה</w:t>
            </w:r>
          </w:p>
        </w:tc>
        <w:tc>
          <w:tcPr>
            <w:tcW w:w="3117" w:type="dxa"/>
          </w:tcPr>
          <w:p w14:paraId="12EABBCA" w14:textId="61870B7D" w:rsidR="00CF2DCA" w:rsidRPr="008275B3" w:rsidRDefault="00CF2DCA" w:rsidP="008275B3">
            <w:pPr>
              <w:bidi/>
              <w:spacing w:line="480" w:lineRule="auto"/>
              <w:ind w:right="357"/>
              <w:jc w:val="center"/>
              <w:rPr>
                <w:b/>
                <w:bCs/>
                <w:lang w:val="en-US"/>
              </w:rPr>
            </w:pPr>
            <w:r w:rsidRPr="008275B3">
              <w:rPr>
                <w:rFonts w:hint="cs"/>
                <w:b/>
                <w:bCs/>
                <w:rtl/>
                <w:lang w:val="en-US"/>
              </w:rPr>
              <w:t xml:space="preserve">דרישות פונקציונליות </w:t>
            </w:r>
            <w:r w:rsidRPr="008275B3">
              <w:rPr>
                <w:b/>
                <w:bCs/>
                <w:lang w:val="en-US"/>
              </w:rPr>
              <w:t>(FR)</w:t>
            </w:r>
          </w:p>
        </w:tc>
        <w:tc>
          <w:tcPr>
            <w:tcW w:w="3117" w:type="dxa"/>
          </w:tcPr>
          <w:p w14:paraId="5232E742" w14:textId="2917B523" w:rsidR="00CF2DCA" w:rsidRPr="008275B3" w:rsidRDefault="00CF2DCA" w:rsidP="008275B3">
            <w:pPr>
              <w:bidi/>
              <w:spacing w:line="480" w:lineRule="auto"/>
              <w:ind w:right="357"/>
              <w:jc w:val="center"/>
              <w:rPr>
                <w:b/>
                <w:bCs/>
                <w:rtl/>
                <w:lang w:val="en-US"/>
              </w:rPr>
            </w:pPr>
            <w:r w:rsidRPr="008275B3">
              <w:rPr>
                <w:rFonts w:hint="cs"/>
                <w:b/>
                <w:bCs/>
                <w:rtl/>
                <w:lang w:val="en-US"/>
              </w:rPr>
              <w:t xml:space="preserve">דרישות לא פונקציונליות </w:t>
            </w:r>
            <w:r w:rsidRPr="008275B3">
              <w:rPr>
                <w:b/>
                <w:bCs/>
                <w:lang w:val="en-US"/>
              </w:rPr>
              <w:t>(NFR)</w:t>
            </w:r>
          </w:p>
        </w:tc>
      </w:tr>
      <w:tr w:rsidR="00CF2DCA" w14:paraId="0918146E" w14:textId="77777777" w:rsidTr="00CF2DCA">
        <w:tc>
          <w:tcPr>
            <w:tcW w:w="3116" w:type="dxa"/>
          </w:tcPr>
          <w:p w14:paraId="4BEAB57C" w14:textId="4642AC2C" w:rsidR="00CF2DCA" w:rsidRPr="008275B3" w:rsidRDefault="00CF2DCA" w:rsidP="00CF2DCA">
            <w:pPr>
              <w:bidi/>
              <w:spacing w:line="480" w:lineRule="auto"/>
              <w:ind w:right="357"/>
              <w:rPr>
                <w:b/>
                <w:bCs/>
                <w:rtl/>
                <w:lang w:val="en-US"/>
              </w:rPr>
            </w:pPr>
            <w:r w:rsidRPr="008275B3">
              <w:rPr>
                <w:rFonts w:hint="cs"/>
                <w:b/>
                <w:bCs/>
                <w:rtl/>
                <w:lang w:val="en-US"/>
              </w:rPr>
              <w:t>1</w:t>
            </w:r>
          </w:p>
        </w:tc>
        <w:tc>
          <w:tcPr>
            <w:tcW w:w="3117" w:type="dxa"/>
          </w:tcPr>
          <w:p w14:paraId="06412147" w14:textId="7E4B33D3" w:rsidR="00CF2DCA" w:rsidRDefault="00CF2DCA" w:rsidP="00CF2DCA">
            <w:pPr>
              <w:bidi/>
              <w:spacing w:line="480" w:lineRule="auto"/>
              <w:ind w:right="357"/>
              <w:rPr>
                <w:rtl/>
                <w:lang w:val="en-US"/>
              </w:rPr>
            </w:pPr>
            <w:r>
              <w:rPr>
                <w:rFonts w:hint="cs"/>
                <w:rtl/>
                <w:lang w:val="en-US"/>
              </w:rPr>
              <w:t xml:space="preserve">המערכת תציג </w:t>
            </w:r>
            <w:r w:rsidR="006D2B25">
              <w:rPr>
                <w:rFonts w:hint="cs"/>
                <w:rtl/>
                <w:lang w:val="en-US"/>
              </w:rPr>
              <w:t xml:space="preserve">דף בית עם </w:t>
            </w:r>
            <w:r w:rsidR="00206F5D">
              <w:rPr>
                <w:rFonts w:hint="cs"/>
                <w:rtl/>
                <w:lang w:val="en-US"/>
              </w:rPr>
              <w:t>פרטים</w:t>
            </w:r>
            <w:r w:rsidR="006D2B25">
              <w:rPr>
                <w:rFonts w:hint="cs"/>
                <w:rtl/>
                <w:lang w:val="en-US"/>
              </w:rPr>
              <w:t xml:space="preserve"> על המטבעות</w:t>
            </w:r>
          </w:p>
        </w:tc>
        <w:tc>
          <w:tcPr>
            <w:tcW w:w="3117" w:type="dxa"/>
          </w:tcPr>
          <w:p w14:paraId="0BA6625C" w14:textId="7CEEA026" w:rsidR="00CF2DCA" w:rsidRDefault="00CF2DCA" w:rsidP="00CF2DCA">
            <w:pPr>
              <w:bidi/>
              <w:spacing w:line="480" w:lineRule="auto"/>
              <w:ind w:right="357"/>
              <w:rPr>
                <w:lang w:val="en-US"/>
              </w:rPr>
            </w:pPr>
            <w:r>
              <w:rPr>
                <w:rFonts w:hint="cs"/>
                <w:rtl/>
                <w:lang w:val="en-US"/>
              </w:rPr>
              <w:t>ה</w:t>
            </w:r>
            <w:r w:rsidR="00206F5D">
              <w:rPr>
                <w:rFonts w:hint="cs"/>
                <w:rtl/>
                <w:lang w:val="en-US"/>
              </w:rPr>
              <w:t>פרטים</w:t>
            </w:r>
            <w:r>
              <w:rPr>
                <w:rFonts w:hint="cs"/>
                <w:rtl/>
                <w:lang w:val="en-US"/>
              </w:rPr>
              <w:t xml:space="preserve"> </w:t>
            </w:r>
            <w:r w:rsidR="006D2B25">
              <w:rPr>
                <w:rFonts w:hint="cs"/>
                <w:rtl/>
                <w:lang w:val="en-US"/>
              </w:rPr>
              <w:t>יהיו מוצגים בתצוגה ויזואלית עם קישור לפרטים נוספים</w:t>
            </w:r>
          </w:p>
        </w:tc>
      </w:tr>
      <w:tr w:rsidR="00CF2DCA" w14:paraId="4339C74B" w14:textId="77777777" w:rsidTr="00CF2DCA">
        <w:tc>
          <w:tcPr>
            <w:tcW w:w="3116" w:type="dxa"/>
          </w:tcPr>
          <w:p w14:paraId="7BD46B7E" w14:textId="25B0A280" w:rsidR="00CF2DCA" w:rsidRPr="008275B3" w:rsidRDefault="006D2B25" w:rsidP="00CF2DCA">
            <w:pPr>
              <w:bidi/>
              <w:spacing w:line="480" w:lineRule="auto"/>
              <w:ind w:right="357"/>
              <w:rPr>
                <w:b/>
                <w:bCs/>
                <w:rtl/>
                <w:lang w:val="en-US"/>
              </w:rPr>
            </w:pPr>
            <w:r w:rsidRPr="008275B3">
              <w:rPr>
                <w:rFonts w:hint="cs"/>
                <w:b/>
                <w:bCs/>
                <w:rtl/>
                <w:lang w:val="en-US"/>
              </w:rPr>
              <w:t>2</w:t>
            </w:r>
          </w:p>
        </w:tc>
        <w:tc>
          <w:tcPr>
            <w:tcW w:w="3117" w:type="dxa"/>
          </w:tcPr>
          <w:p w14:paraId="1F2CAF12" w14:textId="2675A4B8" w:rsidR="00CF2DCA" w:rsidRDefault="006D2B25" w:rsidP="00CF2DCA">
            <w:pPr>
              <w:bidi/>
              <w:spacing w:line="480" w:lineRule="auto"/>
              <w:ind w:right="357"/>
              <w:rPr>
                <w:lang w:val="en-US"/>
              </w:rPr>
            </w:pPr>
            <w:r>
              <w:rPr>
                <w:rFonts w:hint="cs"/>
                <w:rtl/>
                <w:lang w:val="en-US"/>
              </w:rPr>
              <w:t>המערכת תאפשר גישה ל</w:t>
            </w:r>
            <w:r>
              <w:rPr>
                <w:lang w:val="en-US"/>
              </w:rPr>
              <w:t>dashboard</w:t>
            </w:r>
          </w:p>
        </w:tc>
        <w:tc>
          <w:tcPr>
            <w:tcW w:w="3117" w:type="dxa"/>
          </w:tcPr>
          <w:p w14:paraId="10450767" w14:textId="21FB2290" w:rsidR="00CF2DCA" w:rsidRDefault="00832E04" w:rsidP="00CF2DCA">
            <w:pPr>
              <w:bidi/>
              <w:spacing w:line="480" w:lineRule="auto"/>
              <w:ind w:right="357"/>
              <w:rPr>
                <w:rtl/>
                <w:lang w:val="en-US"/>
              </w:rPr>
            </w:pPr>
            <w:r>
              <w:rPr>
                <w:rFonts w:hint="cs"/>
                <w:rtl/>
                <w:lang w:val="en-US"/>
              </w:rPr>
              <w:t>הגישה תתבצע באמצעות לחיצת כפתור</w:t>
            </w:r>
            <w:r w:rsidR="005C29F1">
              <w:rPr>
                <w:rFonts w:hint="cs"/>
                <w:rtl/>
                <w:lang w:val="en-US"/>
              </w:rPr>
              <w:t xml:space="preserve"> </w:t>
            </w:r>
            <w:r w:rsidR="005C29F1">
              <w:rPr>
                <w:lang w:val="en-US"/>
              </w:rPr>
              <w:t>get started</w:t>
            </w:r>
          </w:p>
        </w:tc>
      </w:tr>
      <w:tr w:rsidR="00CF2DCA" w14:paraId="257F9BD2" w14:textId="77777777" w:rsidTr="00CF2DCA">
        <w:tc>
          <w:tcPr>
            <w:tcW w:w="3116" w:type="dxa"/>
          </w:tcPr>
          <w:p w14:paraId="1A9F7006" w14:textId="3A0EDC82" w:rsidR="00CF2DCA" w:rsidRPr="008275B3" w:rsidRDefault="00832E04" w:rsidP="00CF2DCA">
            <w:pPr>
              <w:bidi/>
              <w:spacing w:line="480" w:lineRule="auto"/>
              <w:ind w:right="357"/>
              <w:rPr>
                <w:b/>
                <w:bCs/>
                <w:rtl/>
                <w:lang w:val="en-US"/>
              </w:rPr>
            </w:pPr>
            <w:r w:rsidRPr="008275B3">
              <w:rPr>
                <w:rFonts w:hint="cs"/>
                <w:b/>
                <w:bCs/>
                <w:rtl/>
                <w:lang w:val="en-US"/>
              </w:rPr>
              <w:t>3</w:t>
            </w:r>
          </w:p>
        </w:tc>
        <w:tc>
          <w:tcPr>
            <w:tcW w:w="3117" w:type="dxa"/>
          </w:tcPr>
          <w:p w14:paraId="71995F9B" w14:textId="59150ECD" w:rsidR="00CF2DCA" w:rsidRDefault="00832E04" w:rsidP="00CF2DCA">
            <w:pPr>
              <w:bidi/>
              <w:spacing w:line="480" w:lineRule="auto"/>
              <w:ind w:right="357"/>
              <w:rPr>
                <w:rtl/>
                <w:lang w:val="en-US"/>
              </w:rPr>
            </w:pPr>
            <w:r>
              <w:rPr>
                <w:rFonts w:hint="cs"/>
                <w:rtl/>
                <w:lang w:val="en-US"/>
              </w:rPr>
              <w:t>המערכת תציג פרטים של פעולות</w:t>
            </w:r>
            <w:r w:rsidR="005C29F1">
              <w:rPr>
                <w:rFonts w:hint="cs"/>
                <w:rtl/>
                <w:lang w:val="en-US"/>
              </w:rPr>
              <w:t xml:space="preserve"> </w:t>
            </w:r>
          </w:p>
        </w:tc>
        <w:tc>
          <w:tcPr>
            <w:tcW w:w="3117" w:type="dxa"/>
          </w:tcPr>
          <w:p w14:paraId="23F5BDD0" w14:textId="08CEA66A" w:rsidR="00CF2DCA" w:rsidRDefault="00832E04" w:rsidP="00CF2DCA">
            <w:pPr>
              <w:bidi/>
              <w:spacing w:line="480" w:lineRule="auto"/>
              <w:ind w:right="357"/>
              <w:rPr>
                <w:rtl/>
                <w:lang w:val="en-US"/>
              </w:rPr>
            </w:pPr>
            <w:r>
              <w:rPr>
                <w:rFonts w:hint="cs"/>
                <w:rtl/>
                <w:lang w:val="en-US"/>
              </w:rPr>
              <w:t>הפעולות יוצגו בצורת טבלה</w:t>
            </w:r>
          </w:p>
        </w:tc>
      </w:tr>
      <w:tr w:rsidR="00CF2DCA" w14:paraId="594C7E47" w14:textId="77777777" w:rsidTr="00CF2DCA">
        <w:tc>
          <w:tcPr>
            <w:tcW w:w="3116" w:type="dxa"/>
          </w:tcPr>
          <w:p w14:paraId="2B89972A" w14:textId="77777777" w:rsidR="00CF2DCA" w:rsidRPr="008275B3" w:rsidRDefault="00CF2DCA" w:rsidP="00CF2DCA">
            <w:pPr>
              <w:bidi/>
              <w:spacing w:line="480" w:lineRule="auto"/>
              <w:ind w:right="357"/>
              <w:rPr>
                <w:b/>
                <w:bCs/>
                <w:rtl/>
                <w:lang w:val="en-US"/>
              </w:rPr>
            </w:pPr>
          </w:p>
        </w:tc>
        <w:tc>
          <w:tcPr>
            <w:tcW w:w="3117" w:type="dxa"/>
          </w:tcPr>
          <w:p w14:paraId="5878F1DC" w14:textId="77777777" w:rsidR="00CF2DCA" w:rsidRDefault="00CF2DCA" w:rsidP="00CF2DCA">
            <w:pPr>
              <w:bidi/>
              <w:spacing w:line="480" w:lineRule="auto"/>
              <w:ind w:right="357"/>
              <w:rPr>
                <w:rtl/>
                <w:lang w:val="en-US"/>
              </w:rPr>
            </w:pPr>
          </w:p>
        </w:tc>
        <w:tc>
          <w:tcPr>
            <w:tcW w:w="3117" w:type="dxa"/>
          </w:tcPr>
          <w:p w14:paraId="32E36954" w14:textId="0568FDE3" w:rsidR="00CF2DCA" w:rsidRDefault="00832E04" w:rsidP="00CF2DCA">
            <w:pPr>
              <w:bidi/>
              <w:spacing w:line="480" w:lineRule="auto"/>
              <w:ind w:right="357"/>
              <w:rPr>
                <w:rtl/>
                <w:lang w:val="en-US"/>
              </w:rPr>
            </w:pPr>
            <w:r>
              <w:rPr>
                <w:rFonts w:hint="cs"/>
                <w:rtl/>
                <w:lang w:val="en-US"/>
              </w:rPr>
              <w:t xml:space="preserve">הפרטים שיוצגו הם: זמן, כמות, פרטי השולח, פרטי המקבל ופרטים נוספים </w:t>
            </w:r>
          </w:p>
        </w:tc>
      </w:tr>
      <w:tr w:rsidR="00CF2DCA" w14:paraId="3F4EBD57" w14:textId="77777777" w:rsidTr="00CF2DCA">
        <w:tc>
          <w:tcPr>
            <w:tcW w:w="3116" w:type="dxa"/>
          </w:tcPr>
          <w:p w14:paraId="66953D90" w14:textId="5F429F1D" w:rsidR="00CF2DCA" w:rsidRPr="008275B3" w:rsidRDefault="00832E04" w:rsidP="00CF2DCA">
            <w:pPr>
              <w:bidi/>
              <w:spacing w:line="480" w:lineRule="auto"/>
              <w:ind w:right="357"/>
              <w:rPr>
                <w:b/>
                <w:bCs/>
                <w:rtl/>
                <w:lang w:val="en-US"/>
              </w:rPr>
            </w:pPr>
            <w:r w:rsidRPr="008275B3">
              <w:rPr>
                <w:rFonts w:hint="cs"/>
                <w:b/>
                <w:bCs/>
                <w:rtl/>
                <w:lang w:val="en-US"/>
              </w:rPr>
              <w:t>4</w:t>
            </w:r>
          </w:p>
        </w:tc>
        <w:tc>
          <w:tcPr>
            <w:tcW w:w="3117" w:type="dxa"/>
          </w:tcPr>
          <w:p w14:paraId="06679A01" w14:textId="32B06D0B" w:rsidR="00CF2DCA" w:rsidRDefault="00832E04" w:rsidP="00CF2DCA">
            <w:pPr>
              <w:bidi/>
              <w:spacing w:line="480" w:lineRule="auto"/>
              <w:ind w:right="357"/>
              <w:rPr>
                <w:rtl/>
                <w:lang w:val="en-US"/>
              </w:rPr>
            </w:pPr>
            <w:r>
              <w:rPr>
                <w:rFonts w:hint="cs"/>
                <w:rtl/>
                <w:lang w:val="en-US"/>
              </w:rPr>
              <w:t xml:space="preserve">המערכת תציג פרטים של בלוקים </w:t>
            </w:r>
          </w:p>
        </w:tc>
        <w:tc>
          <w:tcPr>
            <w:tcW w:w="3117" w:type="dxa"/>
          </w:tcPr>
          <w:p w14:paraId="4F8BBFED" w14:textId="2FB72A1B" w:rsidR="00CF2DCA" w:rsidRDefault="00832E04" w:rsidP="00CF2DCA">
            <w:pPr>
              <w:bidi/>
              <w:spacing w:line="480" w:lineRule="auto"/>
              <w:ind w:right="357"/>
              <w:rPr>
                <w:rtl/>
                <w:lang w:val="en-US"/>
              </w:rPr>
            </w:pPr>
            <w:r>
              <w:rPr>
                <w:rFonts w:hint="cs"/>
                <w:rtl/>
                <w:lang w:val="en-US"/>
              </w:rPr>
              <w:t>הבלוקים יוצגו בצורה של טבלה</w:t>
            </w:r>
          </w:p>
        </w:tc>
      </w:tr>
      <w:tr w:rsidR="00CF2DCA" w14:paraId="571800EC" w14:textId="77777777" w:rsidTr="00CF2DCA">
        <w:tc>
          <w:tcPr>
            <w:tcW w:w="3116" w:type="dxa"/>
          </w:tcPr>
          <w:p w14:paraId="4AC28F11" w14:textId="77777777" w:rsidR="00CF2DCA" w:rsidRPr="008275B3" w:rsidRDefault="00CF2DCA" w:rsidP="00CF2DCA">
            <w:pPr>
              <w:bidi/>
              <w:spacing w:line="480" w:lineRule="auto"/>
              <w:ind w:right="357"/>
              <w:rPr>
                <w:b/>
                <w:bCs/>
                <w:rtl/>
                <w:lang w:val="en-US"/>
              </w:rPr>
            </w:pPr>
          </w:p>
        </w:tc>
        <w:tc>
          <w:tcPr>
            <w:tcW w:w="3117" w:type="dxa"/>
          </w:tcPr>
          <w:p w14:paraId="24F75E90" w14:textId="77777777" w:rsidR="00CF2DCA" w:rsidRDefault="00CF2DCA" w:rsidP="00CF2DCA">
            <w:pPr>
              <w:bidi/>
              <w:spacing w:line="480" w:lineRule="auto"/>
              <w:ind w:right="357"/>
              <w:rPr>
                <w:rtl/>
                <w:lang w:val="en-US"/>
              </w:rPr>
            </w:pPr>
          </w:p>
        </w:tc>
        <w:tc>
          <w:tcPr>
            <w:tcW w:w="3117" w:type="dxa"/>
          </w:tcPr>
          <w:p w14:paraId="40F3768E" w14:textId="4EE95230" w:rsidR="00CF2DCA" w:rsidRDefault="00832E04" w:rsidP="00CF2DCA">
            <w:pPr>
              <w:bidi/>
              <w:spacing w:line="480" w:lineRule="auto"/>
              <w:ind w:right="357"/>
              <w:rPr>
                <w:rtl/>
                <w:lang w:val="en-US"/>
              </w:rPr>
            </w:pPr>
            <w:r>
              <w:rPr>
                <w:rFonts w:hint="cs"/>
                <w:rtl/>
                <w:lang w:val="en-US"/>
              </w:rPr>
              <w:t xml:space="preserve">הפרטים שיוצגו הם: זמן, מספר פעולות בבלוק, מספר בלוק ופרטים נוספים </w:t>
            </w:r>
          </w:p>
        </w:tc>
      </w:tr>
      <w:tr w:rsidR="00CF2DCA" w14:paraId="43618511" w14:textId="77777777" w:rsidTr="00CF2DCA">
        <w:tc>
          <w:tcPr>
            <w:tcW w:w="3116" w:type="dxa"/>
          </w:tcPr>
          <w:p w14:paraId="4EE847AF" w14:textId="12750402" w:rsidR="00CF2DCA" w:rsidRPr="008275B3" w:rsidRDefault="00206F5D" w:rsidP="00CF2DCA">
            <w:pPr>
              <w:bidi/>
              <w:spacing w:line="480" w:lineRule="auto"/>
              <w:ind w:right="357"/>
              <w:rPr>
                <w:b/>
                <w:bCs/>
                <w:rtl/>
                <w:lang w:val="en-US"/>
              </w:rPr>
            </w:pPr>
            <w:r w:rsidRPr="008275B3">
              <w:rPr>
                <w:rFonts w:hint="cs"/>
                <w:b/>
                <w:bCs/>
                <w:rtl/>
                <w:lang w:val="en-US"/>
              </w:rPr>
              <w:t>5</w:t>
            </w:r>
          </w:p>
        </w:tc>
        <w:tc>
          <w:tcPr>
            <w:tcW w:w="3117" w:type="dxa"/>
          </w:tcPr>
          <w:p w14:paraId="4012D845" w14:textId="4920939B" w:rsidR="00CF2DCA" w:rsidRDefault="00206F5D" w:rsidP="00CF2DCA">
            <w:pPr>
              <w:bidi/>
              <w:spacing w:line="480" w:lineRule="auto"/>
              <w:ind w:right="357"/>
              <w:rPr>
                <w:rtl/>
                <w:lang w:val="en-US"/>
              </w:rPr>
            </w:pPr>
            <w:r>
              <w:rPr>
                <w:rFonts w:hint="cs"/>
                <w:rtl/>
                <w:lang w:val="en-US"/>
              </w:rPr>
              <w:t xml:space="preserve">המערכת תציג בזמן אמת מידע על המטבעות </w:t>
            </w:r>
          </w:p>
        </w:tc>
        <w:tc>
          <w:tcPr>
            <w:tcW w:w="3117" w:type="dxa"/>
          </w:tcPr>
          <w:p w14:paraId="2DFFA4C9" w14:textId="7A744F36" w:rsidR="00CF2DCA" w:rsidRDefault="00206F5D" w:rsidP="00CF2DCA">
            <w:pPr>
              <w:bidi/>
              <w:spacing w:line="480" w:lineRule="auto"/>
              <w:ind w:right="357"/>
              <w:rPr>
                <w:rtl/>
                <w:lang w:val="en-US"/>
              </w:rPr>
            </w:pPr>
            <w:r>
              <w:rPr>
                <w:rFonts w:hint="cs"/>
                <w:rtl/>
                <w:lang w:val="en-US"/>
              </w:rPr>
              <w:t>התצוגה תהיה ויזואלית באמצעות גרפים ו</w:t>
            </w:r>
            <w:r>
              <w:rPr>
                <w:lang w:val="en-US"/>
              </w:rPr>
              <w:t>dropdown</w:t>
            </w:r>
            <w:r>
              <w:rPr>
                <w:rFonts w:hint="cs"/>
                <w:rtl/>
                <w:lang w:val="en-US"/>
              </w:rPr>
              <w:t xml:space="preserve"> לבחירת המטבע</w:t>
            </w:r>
          </w:p>
        </w:tc>
      </w:tr>
      <w:tr w:rsidR="00CF2DCA" w14:paraId="5ACD53EE" w14:textId="77777777" w:rsidTr="00CF2DCA">
        <w:tc>
          <w:tcPr>
            <w:tcW w:w="3116" w:type="dxa"/>
          </w:tcPr>
          <w:p w14:paraId="0F3AB30C" w14:textId="7798DEA4" w:rsidR="00CF2DCA" w:rsidRPr="008275B3" w:rsidRDefault="00206F5D" w:rsidP="00CF2DCA">
            <w:pPr>
              <w:bidi/>
              <w:spacing w:line="480" w:lineRule="auto"/>
              <w:ind w:right="357"/>
              <w:rPr>
                <w:b/>
                <w:bCs/>
                <w:rtl/>
                <w:lang w:val="en-US"/>
              </w:rPr>
            </w:pPr>
            <w:r w:rsidRPr="008275B3">
              <w:rPr>
                <w:rFonts w:hint="cs"/>
                <w:b/>
                <w:bCs/>
                <w:rtl/>
                <w:lang w:val="en-US"/>
              </w:rPr>
              <w:t>6</w:t>
            </w:r>
          </w:p>
        </w:tc>
        <w:tc>
          <w:tcPr>
            <w:tcW w:w="3117" w:type="dxa"/>
          </w:tcPr>
          <w:p w14:paraId="59F38CFA" w14:textId="7B8B3FB0" w:rsidR="00CF2DCA" w:rsidRDefault="003B1D74" w:rsidP="00CF2DCA">
            <w:pPr>
              <w:bidi/>
              <w:spacing w:line="480" w:lineRule="auto"/>
              <w:ind w:right="357"/>
              <w:rPr>
                <w:rtl/>
                <w:lang w:val="en-US"/>
              </w:rPr>
            </w:pPr>
            <w:r>
              <w:rPr>
                <w:rFonts w:hint="cs"/>
                <w:rtl/>
                <w:lang w:val="en-US"/>
              </w:rPr>
              <w:t xml:space="preserve">המערכת תשתמש באנימציות עבור פעולות מתמשכות </w:t>
            </w:r>
            <w:ins w:id="1" w:author="Microsoft Word" w:date="2024-08-28T19:49:00Z" w16du:dateUtc="2024-08-28T16:49:00Z">
              <w:r>
                <w:rPr>
                  <w:rFonts w:hint="cs"/>
                  <w:rtl/>
                  <w:lang w:val="en-US"/>
                </w:rPr>
                <w:t xml:space="preserve">ממתמשכות (כמו </w:t>
              </w:r>
              <w:r>
                <w:rPr>
                  <w:lang w:val="en-US"/>
                </w:rPr>
                <w:t>loading</w:t>
              </w:r>
              <w:r>
                <w:rPr>
                  <w:rFonts w:hint="cs"/>
                  <w:rtl/>
                  <w:lang w:val="en-US"/>
                </w:rPr>
                <w:t>)</w:t>
              </w:r>
            </w:ins>
          </w:p>
        </w:tc>
        <w:tc>
          <w:tcPr>
            <w:tcW w:w="3117" w:type="dxa"/>
          </w:tcPr>
          <w:p w14:paraId="6F7446CF" w14:textId="611F429E" w:rsidR="00CF2DCA" w:rsidRDefault="005C29F1" w:rsidP="00CF2DCA">
            <w:pPr>
              <w:bidi/>
              <w:spacing w:line="480" w:lineRule="auto"/>
              <w:ind w:right="357"/>
              <w:rPr>
                <w:rtl/>
                <w:lang w:val="en-US"/>
              </w:rPr>
            </w:pPr>
            <w:r>
              <w:rPr>
                <w:rFonts w:hint="cs"/>
                <w:rtl/>
                <w:lang w:val="en-US"/>
              </w:rPr>
              <w:t xml:space="preserve">האנימציות יהיו בצורת </w:t>
            </w:r>
            <w:r>
              <w:rPr>
                <w:lang w:val="en-US"/>
              </w:rPr>
              <w:t>loading</w:t>
            </w:r>
          </w:p>
        </w:tc>
      </w:tr>
      <w:tr w:rsidR="00CF2DCA" w14:paraId="5748F003" w14:textId="77777777" w:rsidTr="00CF2DCA">
        <w:tc>
          <w:tcPr>
            <w:tcW w:w="3116" w:type="dxa"/>
          </w:tcPr>
          <w:p w14:paraId="1219BE7C" w14:textId="494C70A2" w:rsidR="00CF2DCA" w:rsidRPr="008275B3" w:rsidRDefault="00B958C5" w:rsidP="00CF2DCA">
            <w:pPr>
              <w:bidi/>
              <w:spacing w:line="480" w:lineRule="auto"/>
              <w:ind w:right="357"/>
              <w:rPr>
                <w:b/>
                <w:bCs/>
                <w:rtl/>
                <w:lang w:val="en-US"/>
              </w:rPr>
            </w:pPr>
            <w:r w:rsidRPr="008275B3">
              <w:rPr>
                <w:rFonts w:hint="cs"/>
                <w:b/>
                <w:bCs/>
                <w:rtl/>
                <w:lang w:val="en-US"/>
              </w:rPr>
              <w:lastRenderedPageBreak/>
              <w:t>7</w:t>
            </w:r>
          </w:p>
        </w:tc>
        <w:tc>
          <w:tcPr>
            <w:tcW w:w="3117" w:type="dxa"/>
          </w:tcPr>
          <w:p w14:paraId="00AD598B" w14:textId="4F2D470E" w:rsidR="00CF2DCA" w:rsidRDefault="00B958C5" w:rsidP="00CF2DCA">
            <w:pPr>
              <w:bidi/>
              <w:spacing w:line="480" w:lineRule="auto"/>
              <w:ind w:right="357"/>
              <w:rPr>
                <w:lang w:val="en-US"/>
              </w:rPr>
            </w:pPr>
            <w:r>
              <w:rPr>
                <w:rFonts w:hint="cs"/>
                <w:rtl/>
                <w:lang w:val="en-US"/>
              </w:rPr>
              <w:t xml:space="preserve">המערכת תציג מצבים של </w:t>
            </w:r>
            <w:r>
              <w:rPr>
                <w:lang w:val="en-US"/>
              </w:rPr>
              <w:t>dark/light</w:t>
            </w:r>
          </w:p>
        </w:tc>
        <w:tc>
          <w:tcPr>
            <w:tcW w:w="3117" w:type="dxa"/>
          </w:tcPr>
          <w:p w14:paraId="1550C958" w14:textId="074B947F" w:rsidR="00CF2DCA" w:rsidRDefault="005C29F1" w:rsidP="00CF2DCA">
            <w:pPr>
              <w:bidi/>
              <w:spacing w:line="480" w:lineRule="auto"/>
              <w:ind w:right="357"/>
              <w:rPr>
                <w:rtl/>
                <w:lang w:val="en-US"/>
              </w:rPr>
            </w:pPr>
            <w:r>
              <w:rPr>
                <w:rFonts w:hint="cs"/>
                <w:rtl/>
                <w:lang w:val="en-US"/>
              </w:rPr>
              <w:t xml:space="preserve">המעבר בין המצבים יהיה באמצעות לחיצת כפתור </w:t>
            </w:r>
          </w:p>
        </w:tc>
      </w:tr>
      <w:tr w:rsidR="00CF2DCA" w14:paraId="3E7A361B" w14:textId="77777777" w:rsidTr="00CF2DCA">
        <w:tc>
          <w:tcPr>
            <w:tcW w:w="3116" w:type="dxa"/>
          </w:tcPr>
          <w:p w14:paraId="242C8D87" w14:textId="77777777" w:rsidR="00CF2DCA" w:rsidRDefault="00CF2DCA" w:rsidP="00CF2DCA">
            <w:pPr>
              <w:bidi/>
              <w:spacing w:line="480" w:lineRule="auto"/>
              <w:ind w:right="357"/>
              <w:rPr>
                <w:rtl/>
                <w:lang w:val="en-US"/>
              </w:rPr>
            </w:pPr>
          </w:p>
        </w:tc>
        <w:tc>
          <w:tcPr>
            <w:tcW w:w="3117" w:type="dxa"/>
          </w:tcPr>
          <w:p w14:paraId="5C3E3B86" w14:textId="77777777" w:rsidR="00CF2DCA" w:rsidRDefault="00CF2DCA" w:rsidP="00CF2DCA">
            <w:pPr>
              <w:bidi/>
              <w:spacing w:line="480" w:lineRule="auto"/>
              <w:ind w:right="357"/>
              <w:rPr>
                <w:rtl/>
                <w:lang w:val="en-US"/>
              </w:rPr>
            </w:pPr>
          </w:p>
        </w:tc>
        <w:tc>
          <w:tcPr>
            <w:tcW w:w="3117" w:type="dxa"/>
          </w:tcPr>
          <w:p w14:paraId="5A7E6875" w14:textId="77777777" w:rsidR="00CF2DCA" w:rsidRDefault="00CF2DCA" w:rsidP="00CF2DCA">
            <w:pPr>
              <w:bidi/>
              <w:spacing w:line="480" w:lineRule="auto"/>
              <w:ind w:right="357"/>
              <w:rPr>
                <w:rtl/>
                <w:lang w:val="en-US"/>
              </w:rPr>
            </w:pPr>
          </w:p>
        </w:tc>
      </w:tr>
    </w:tbl>
    <w:p w14:paraId="274B433E" w14:textId="77777777" w:rsidR="008275B3" w:rsidRDefault="008275B3" w:rsidP="008275B3">
      <w:pPr>
        <w:bidi/>
        <w:spacing w:line="480" w:lineRule="auto"/>
        <w:ind w:right="357"/>
        <w:rPr>
          <w:ins w:id="2" w:author="Microsoft Word" w:date="2024-08-28T19:49:00Z" w16du:dateUtc="2024-08-28T16:49:00Z"/>
          <w:b/>
          <w:bCs/>
          <w:rtl/>
        </w:rPr>
      </w:pPr>
    </w:p>
    <w:p w14:paraId="2331CEC7" w14:textId="77777777" w:rsidR="008275B3" w:rsidRDefault="008275B3" w:rsidP="008275B3">
      <w:pPr>
        <w:bidi/>
        <w:spacing w:line="480" w:lineRule="auto"/>
        <w:ind w:right="357"/>
        <w:rPr>
          <w:ins w:id="3" w:author="Microsoft Word" w:date="2024-08-28T19:49:00Z" w16du:dateUtc="2024-08-28T16:49:00Z"/>
          <w:b/>
          <w:bCs/>
          <w:rtl/>
        </w:rPr>
      </w:pPr>
    </w:p>
    <w:p w14:paraId="01845801" w14:textId="71C2DF9C" w:rsidR="00175868" w:rsidRPr="00A51040" w:rsidRDefault="002B77A6" w:rsidP="008275B3">
      <w:pPr>
        <w:bidi/>
        <w:spacing w:line="480" w:lineRule="auto"/>
        <w:ind w:right="357"/>
        <w:rPr>
          <w:b/>
          <w:bCs/>
          <w:rtl/>
          <w:lang w:val="en-US"/>
        </w:rPr>
      </w:pPr>
      <w:r w:rsidRPr="00A51040">
        <w:rPr>
          <w:rFonts w:hint="cs"/>
          <w:b/>
          <w:bCs/>
          <w:rtl/>
        </w:rPr>
        <w:t xml:space="preserve">תרשים </w:t>
      </w:r>
      <w:r w:rsidRPr="00A51040">
        <w:rPr>
          <w:b/>
          <w:bCs/>
          <w:lang w:val="en-US"/>
        </w:rPr>
        <w:t>use case</w:t>
      </w:r>
      <w:r w:rsidRPr="00A51040">
        <w:rPr>
          <w:rFonts w:hint="cs"/>
          <w:b/>
          <w:bCs/>
          <w:rtl/>
          <w:lang w:val="en-US"/>
        </w:rPr>
        <w:t>:</w:t>
      </w:r>
    </w:p>
    <w:p w14:paraId="7C8FB1D7" w14:textId="2D126601" w:rsidR="002B77A6" w:rsidRDefault="002B77A6" w:rsidP="002B77A6">
      <w:pPr>
        <w:bidi/>
        <w:spacing w:line="480" w:lineRule="auto"/>
        <w:ind w:right="357"/>
        <w:rPr>
          <w:rtl/>
          <w:lang w:val="en-US"/>
        </w:rPr>
      </w:pPr>
      <w:r>
        <w:rPr>
          <w:noProof/>
        </w:rPr>
        <w:drawing>
          <wp:inline distT="0" distB="0" distL="0" distR="0" wp14:anchorId="2B3DBE95" wp14:editId="34D76185">
            <wp:extent cx="5943600" cy="4110824"/>
            <wp:effectExtent l="0" t="0" r="0" b="4445"/>
            <wp:docPr id="17382920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1138" cy="4116038"/>
                    </a:xfrm>
                    <a:prstGeom prst="rect">
                      <a:avLst/>
                    </a:prstGeom>
                    <a:noFill/>
                    <a:ln>
                      <a:noFill/>
                    </a:ln>
                  </pic:spPr>
                </pic:pic>
              </a:graphicData>
            </a:graphic>
          </wp:inline>
        </w:drawing>
      </w:r>
    </w:p>
    <w:p w14:paraId="2564ADF5" w14:textId="77777777" w:rsidR="00DB4BCB" w:rsidRDefault="00DB4BCB" w:rsidP="002B77A6">
      <w:pPr>
        <w:bidi/>
        <w:spacing w:line="480" w:lineRule="auto"/>
        <w:ind w:right="357"/>
        <w:rPr>
          <w:b/>
          <w:bCs/>
          <w:lang w:val="en-US"/>
        </w:rPr>
      </w:pPr>
    </w:p>
    <w:p w14:paraId="15376FFD" w14:textId="77777777" w:rsidR="00DB4BCB" w:rsidRDefault="00DB4BCB" w:rsidP="00DB4BCB">
      <w:pPr>
        <w:bidi/>
        <w:spacing w:line="480" w:lineRule="auto"/>
        <w:ind w:right="357"/>
        <w:rPr>
          <w:b/>
          <w:bCs/>
          <w:rtl/>
          <w:lang w:val="en-US"/>
        </w:rPr>
      </w:pPr>
    </w:p>
    <w:p w14:paraId="657F808F" w14:textId="77777777" w:rsidR="00DB4BCB" w:rsidRDefault="00DB4BCB" w:rsidP="00DB4BCB">
      <w:pPr>
        <w:bidi/>
        <w:spacing w:line="480" w:lineRule="auto"/>
        <w:ind w:right="357"/>
        <w:rPr>
          <w:b/>
          <w:bCs/>
          <w:rtl/>
          <w:lang w:val="en-US"/>
        </w:rPr>
      </w:pPr>
    </w:p>
    <w:p w14:paraId="6211A78B" w14:textId="77777777" w:rsidR="00DB4BCB" w:rsidRDefault="00DB4BCB" w:rsidP="00DB4BCB">
      <w:pPr>
        <w:bidi/>
        <w:spacing w:line="480" w:lineRule="auto"/>
        <w:ind w:right="357"/>
        <w:rPr>
          <w:b/>
          <w:bCs/>
          <w:rtl/>
          <w:lang w:val="en-US"/>
        </w:rPr>
      </w:pPr>
    </w:p>
    <w:p w14:paraId="17202C1E" w14:textId="77777777" w:rsidR="00DB4BCB" w:rsidRDefault="00DB4BCB" w:rsidP="00DB4BCB">
      <w:pPr>
        <w:bidi/>
        <w:spacing w:line="480" w:lineRule="auto"/>
        <w:ind w:right="357"/>
        <w:rPr>
          <w:b/>
          <w:bCs/>
          <w:rtl/>
          <w:lang w:val="en-US"/>
        </w:rPr>
      </w:pPr>
    </w:p>
    <w:p w14:paraId="3973D6D5" w14:textId="77777777" w:rsidR="00DB4BCB" w:rsidRDefault="00DB4BCB" w:rsidP="00DB4BCB">
      <w:pPr>
        <w:bidi/>
        <w:spacing w:line="480" w:lineRule="auto"/>
        <w:ind w:right="357"/>
        <w:rPr>
          <w:b/>
          <w:bCs/>
          <w:rtl/>
          <w:lang w:val="en-US"/>
        </w:rPr>
      </w:pPr>
    </w:p>
    <w:p w14:paraId="636FA4DA" w14:textId="77777777" w:rsidR="00DB4BCB" w:rsidRDefault="00DB4BCB" w:rsidP="00DB4BCB">
      <w:pPr>
        <w:bidi/>
        <w:spacing w:line="480" w:lineRule="auto"/>
        <w:ind w:right="357"/>
        <w:rPr>
          <w:b/>
          <w:bCs/>
          <w:rtl/>
          <w:lang w:val="en-US"/>
        </w:rPr>
      </w:pPr>
    </w:p>
    <w:p w14:paraId="37B7C414" w14:textId="77777777" w:rsidR="009C32F6" w:rsidRDefault="009C32F6" w:rsidP="002B77A6">
      <w:pPr>
        <w:bidi/>
        <w:spacing w:line="480" w:lineRule="auto"/>
        <w:ind w:right="357"/>
        <w:rPr>
          <w:b/>
          <w:bCs/>
          <w:rtl/>
          <w:lang w:val="en-US"/>
        </w:rPr>
      </w:pPr>
    </w:p>
    <w:p w14:paraId="098A024F" w14:textId="77777777" w:rsidR="00201B5C" w:rsidRDefault="002B77A6" w:rsidP="009C32F6">
      <w:pPr>
        <w:bidi/>
        <w:spacing w:line="480" w:lineRule="auto"/>
        <w:ind w:right="357"/>
        <w:rPr>
          <w:b/>
          <w:bCs/>
          <w:rtl/>
          <w:lang w:val="en-US"/>
        </w:rPr>
      </w:pPr>
      <w:r w:rsidRPr="00A51040">
        <w:rPr>
          <w:rFonts w:hint="cs"/>
          <w:b/>
          <w:bCs/>
          <w:rtl/>
          <w:lang w:val="en-US"/>
        </w:rPr>
        <w:t>ארכיטקטורה של המערכת:</w:t>
      </w:r>
    </w:p>
    <w:p w14:paraId="607BA9C1" w14:textId="6B9F8DB2" w:rsidR="00A51040" w:rsidRPr="009C32F6" w:rsidRDefault="00201B5C" w:rsidP="00201B5C">
      <w:pPr>
        <w:bidi/>
        <w:spacing w:line="480" w:lineRule="auto"/>
        <w:ind w:right="357"/>
        <w:rPr>
          <w:ins w:id="4" w:author="Microsoft Word" w:date="2024-08-28T19:49:00Z" w16du:dateUtc="2024-08-28T16:49:00Z"/>
          <w:b/>
          <w:bCs/>
          <w:rtl/>
          <w:lang w:val="en-US"/>
        </w:rPr>
      </w:pPr>
      <w:r>
        <w:rPr>
          <w:noProof/>
        </w:rPr>
        <w:drawing>
          <wp:inline distT="0" distB="0" distL="0" distR="0" wp14:anchorId="630BDA67" wp14:editId="73153790">
            <wp:extent cx="4818490" cy="6269600"/>
            <wp:effectExtent l="0" t="0" r="1270" b="0"/>
            <wp:docPr id="1943722431"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22431" name="Picture 1" descr="A diagram of a computer syste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1474" cy="6273483"/>
                    </a:xfrm>
                    <a:prstGeom prst="rect">
                      <a:avLst/>
                    </a:prstGeom>
                    <a:noFill/>
                    <a:ln>
                      <a:noFill/>
                    </a:ln>
                  </pic:spPr>
                </pic:pic>
              </a:graphicData>
            </a:graphic>
          </wp:inline>
        </w:drawing>
      </w:r>
      <w:r w:rsidR="002B77A6" w:rsidRPr="00A51040">
        <w:rPr>
          <w:rFonts w:hint="cs"/>
          <w:b/>
          <w:bCs/>
          <w:rtl/>
          <w:lang w:val="en-US"/>
        </w:rPr>
        <w:t xml:space="preserve"> </w:t>
      </w:r>
    </w:p>
    <w:p w14:paraId="50956305" w14:textId="4A20614D" w:rsidR="00A51040" w:rsidRDefault="00A51040" w:rsidP="00A51040">
      <w:pPr>
        <w:bidi/>
        <w:spacing w:after="160" w:line="360" w:lineRule="auto"/>
        <w:ind w:left="-58" w:right="357"/>
        <w:rPr>
          <w:ins w:id="5" w:author="Microsoft Word" w:date="2024-08-28T19:49:00Z" w16du:dateUtc="2024-08-28T16:49:00Z"/>
          <w:b/>
          <w:bCs/>
          <w:sz w:val="24"/>
          <w:szCs w:val="24"/>
          <w:rtl/>
        </w:rPr>
      </w:pPr>
    </w:p>
    <w:p w14:paraId="66DAC995" w14:textId="77777777" w:rsidR="00965120" w:rsidRDefault="00965120" w:rsidP="009C32F6">
      <w:pPr>
        <w:bidi/>
        <w:spacing w:after="160" w:line="360" w:lineRule="auto"/>
        <w:ind w:right="357"/>
        <w:rPr>
          <w:b/>
          <w:bCs/>
          <w:sz w:val="24"/>
          <w:szCs w:val="24"/>
          <w:rtl/>
        </w:rPr>
      </w:pPr>
    </w:p>
    <w:p w14:paraId="711E8B61" w14:textId="4DBC81C5" w:rsidR="00965120" w:rsidRDefault="00965120" w:rsidP="00965120">
      <w:pPr>
        <w:bidi/>
        <w:spacing w:after="160" w:line="360" w:lineRule="auto"/>
        <w:ind w:left="-58" w:right="357"/>
        <w:rPr>
          <w:b/>
          <w:bCs/>
          <w:sz w:val="24"/>
          <w:szCs w:val="24"/>
          <w:rtl/>
        </w:rPr>
      </w:pPr>
      <w:r>
        <w:rPr>
          <w:rFonts w:hint="cs"/>
          <w:b/>
          <w:bCs/>
          <w:sz w:val="24"/>
          <w:szCs w:val="24"/>
          <w:rtl/>
        </w:rPr>
        <w:t xml:space="preserve">תיק למתכנת: </w:t>
      </w:r>
    </w:p>
    <w:p w14:paraId="7D39040E" w14:textId="45EB5B8C" w:rsidR="009575AD" w:rsidRPr="009575AD" w:rsidRDefault="009575AD" w:rsidP="009575AD">
      <w:pPr>
        <w:bidi/>
        <w:spacing w:after="160" w:line="360" w:lineRule="auto"/>
        <w:ind w:left="-58" w:right="357"/>
        <w:rPr>
          <w:b/>
          <w:bCs/>
          <w:sz w:val="24"/>
          <w:szCs w:val="24"/>
          <w:rtl/>
          <w:lang w:val="en-US"/>
        </w:rPr>
      </w:pPr>
      <w:r>
        <w:rPr>
          <w:rFonts w:hint="cs"/>
          <w:b/>
          <w:bCs/>
          <w:sz w:val="24"/>
          <w:szCs w:val="24"/>
          <w:rtl/>
        </w:rPr>
        <w:t>תיאור ה</w:t>
      </w:r>
      <w:r>
        <w:rPr>
          <w:b/>
          <w:bCs/>
          <w:sz w:val="24"/>
          <w:szCs w:val="24"/>
          <w:lang w:val="en-US"/>
        </w:rPr>
        <w:t>API</w:t>
      </w:r>
      <w:r>
        <w:rPr>
          <w:rFonts w:hint="cs"/>
          <w:b/>
          <w:bCs/>
          <w:sz w:val="24"/>
          <w:szCs w:val="24"/>
          <w:rtl/>
          <w:lang w:val="en-US"/>
        </w:rPr>
        <w:t>:</w:t>
      </w:r>
    </w:p>
    <w:tbl>
      <w:tblPr>
        <w:tblStyle w:val="TableGrid"/>
        <w:bidiVisual/>
        <w:tblW w:w="0" w:type="auto"/>
        <w:tblInd w:w="-58" w:type="dxa"/>
        <w:tblLayout w:type="fixed"/>
        <w:tblLook w:val="04A0" w:firstRow="1" w:lastRow="0" w:firstColumn="1" w:lastColumn="0" w:noHBand="0" w:noVBand="1"/>
      </w:tblPr>
      <w:tblGrid>
        <w:gridCol w:w="5445"/>
        <w:gridCol w:w="3963"/>
      </w:tblGrid>
      <w:tr w:rsidR="009C32F6" w14:paraId="13056354" w14:textId="77777777" w:rsidTr="009C32F6">
        <w:tc>
          <w:tcPr>
            <w:tcW w:w="5445" w:type="dxa"/>
          </w:tcPr>
          <w:p w14:paraId="4CACEF45" w14:textId="0621DC7B" w:rsidR="009C32F6" w:rsidRDefault="009C32F6" w:rsidP="009C32F6">
            <w:pPr>
              <w:bidi/>
              <w:spacing w:after="160" w:line="360" w:lineRule="auto"/>
              <w:ind w:right="357"/>
              <w:rPr>
                <w:b/>
                <w:bCs/>
                <w:sz w:val="24"/>
                <w:szCs w:val="24"/>
                <w:rtl/>
              </w:rPr>
            </w:pPr>
            <w:r>
              <w:rPr>
                <w:rFonts w:hint="cs"/>
                <w:b/>
                <w:bCs/>
                <w:sz w:val="24"/>
                <w:szCs w:val="24"/>
                <w:rtl/>
              </w:rPr>
              <w:t>קישור</w:t>
            </w:r>
          </w:p>
        </w:tc>
        <w:tc>
          <w:tcPr>
            <w:tcW w:w="3963" w:type="dxa"/>
          </w:tcPr>
          <w:p w14:paraId="2163F6F2" w14:textId="01F00A2A" w:rsidR="009C32F6" w:rsidRDefault="009C32F6" w:rsidP="009C32F6">
            <w:pPr>
              <w:bidi/>
              <w:spacing w:after="160" w:line="360" w:lineRule="auto"/>
              <w:ind w:right="357"/>
              <w:rPr>
                <w:b/>
                <w:bCs/>
                <w:sz w:val="24"/>
                <w:szCs w:val="24"/>
                <w:rtl/>
              </w:rPr>
            </w:pPr>
            <w:r>
              <w:rPr>
                <w:rFonts w:hint="cs"/>
                <w:b/>
                <w:bCs/>
                <w:sz w:val="24"/>
                <w:szCs w:val="24"/>
                <w:rtl/>
              </w:rPr>
              <w:t>תיאור</w:t>
            </w:r>
          </w:p>
        </w:tc>
      </w:tr>
      <w:tr w:rsidR="009C32F6" w14:paraId="56DC4C44" w14:textId="77777777" w:rsidTr="009C32F6">
        <w:tc>
          <w:tcPr>
            <w:tcW w:w="5445" w:type="dxa"/>
          </w:tcPr>
          <w:p w14:paraId="50C056F2" w14:textId="651529B0" w:rsidR="009C32F6" w:rsidRDefault="00000000" w:rsidP="009C32F6">
            <w:pPr>
              <w:bidi/>
              <w:spacing w:after="160" w:line="360" w:lineRule="auto"/>
              <w:ind w:right="357"/>
              <w:rPr>
                <w:b/>
                <w:bCs/>
                <w:sz w:val="24"/>
                <w:szCs w:val="24"/>
                <w:rtl/>
              </w:rPr>
            </w:pPr>
            <w:hyperlink r:id="rId11" w:tgtFrame="_blank" w:history="1">
              <w:r w:rsidR="009C32F6" w:rsidRPr="00C708E7">
                <w:rPr>
                  <w:rStyle w:val="Hyperlink"/>
                  <w:b/>
                  <w:bCs/>
                  <w:sz w:val="24"/>
                  <w:szCs w:val="24"/>
                </w:rPr>
                <w:t>https://explorer.mtw-testnet.com/blocks/?page=1&amp;limit=3</w:t>
              </w:r>
            </w:hyperlink>
          </w:p>
        </w:tc>
        <w:tc>
          <w:tcPr>
            <w:tcW w:w="3963" w:type="dxa"/>
          </w:tcPr>
          <w:p w14:paraId="7DD45C0D" w14:textId="77ED3254" w:rsidR="009C32F6" w:rsidRDefault="009C32F6" w:rsidP="009C32F6">
            <w:pPr>
              <w:bidi/>
              <w:spacing w:after="160" w:line="360" w:lineRule="auto"/>
              <w:ind w:right="357"/>
              <w:rPr>
                <w:b/>
                <w:bCs/>
                <w:sz w:val="24"/>
                <w:szCs w:val="24"/>
                <w:rtl/>
              </w:rPr>
            </w:pPr>
            <w:r w:rsidRPr="00C708E7">
              <w:rPr>
                <w:b/>
                <w:bCs/>
                <w:sz w:val="24"/>
                <w:szCs w:val="24"/>
                <w:lang w:val="en-US"/>
              </w:rPr>
              <w:t>Get all blocks</w:t>
            </w:r>
          </w:p>
        </w:tc>
      </w:tr>
      <w:tr w:rsidR="009C32F6" w14:paraId="334E0F86" w14:textId="77777777" w:rsidTr="009C32F6">
        <w:tc>
          <w:tcPr>
            <w:tcW w:w="5445" w:type="dxa"/>
          </w:tcPr>
          <w:p w14:paraId="5C66BC1F" w14:textId="7C51CC84" w:rsidR="009C32F6" w:rsidRDefault="00000000" w:rsidP="009C32F6">
            <w:pPr>
              <w:bidi/>
              <w:spacing w:after="160" w:line="360" w:lineRule="auto"/>
              <w:ind w:right="357"/>
              <w:rPr>
                <w:b/>
                <w:bCs/>
                <w:sz w:val="24"/>
                <w:szCs w:val="24"/>
                <w:rtl/>
              </w:rPr>
            </w:pPr>
            <w:hyperlink r:id="rId12" w:tgtFrame="_blank" w:history="1">
              <w:r w:rsidR="009C32F6" w:rsidRPr="00C708E7">
                <w:rPr>
                  <w:rStyle w:val="Hyperlink"/>
                  <w:b/>
                  <w:bCs/>
                  <w:sz w:val="24"/>
                  <w:szCs w:val="24"/>
                </w:rPr>
                <w:t>https://explorer.mtw-testnet.com/blockByHash/?hash=0xc3d5bd1767279556e7f233ab807a71ddab7d846b49f04a10512406d59fc7d0aa</w:t>
              </w:r>
            </w:hyperlink>
          </w:p>
        </w:tc>
        <w:tc>
          <w:tcPr>
            <w:tcW w:w="3963" w:type="dxa"/>
          </w:tcPr>
          <w:p w14:paraId="691FE55A" w14:textId="77777777" w:rsidR="009C32F6" w:rsidRPr="00C708E7" w:rsidRDefault="009C32F6" w:rsidP="009C32F6">
            <w:pPr>
              <w:bidi/>
              <w:spacing w:after="160" w:line="360" w:lineRule="auto"/>
              <w:ind w:right="357"/>
              <w:rPr>
                <w:b/>
                <w:bCs/>
                <w:sz w:val="24"/>
                <w:szCs w:val="24"/>
                <w:lang w:val="en-US"/>
              </w:rPr>
            </w:pPr>
            <w:r w:rsidRPr="00C708E7">
              <w:rPr>
                <w:b/>
                <w:bCs/>
                <w:sz w:val="24"/>
                <w:szCs w:val="24"/>
                <w:lang w:val="en-US"/>
              </w:rPr>
              <w:t>Get block by hash</w:t>
            </w:r>
          </w:p>
          <w:p w14:paraId="6C4BCEEB" w14:textId="77777777" w:rsidR="009C32F6" w:rsidRDefault="009C32F6" w:rsidP="009C32F6">
            <w:pPr>
              <w:bidi/>
              <w:spacing w:after="160" w:line="360" w:lineRule="auto"/>
              <w:ind w:right="357"/>
              <w:rPr>
                <w:b/>
                <w:bCs/>
                <w:sz w:val="24"/>
                <w:szCs w:val="24"/>
                <w:rtl/>
              </w:rPr>
            </w:pPr>
          </w:p>
        </w:tc>
      </w:tr>
      <w:tr w:rsidR="009C32F6" w14:paraId="297DE6A3" w14:textId="77777777" w:rsidTr="009C32F6">
        <w:tc>
          <w:tcPr>
            <w:tcW w:w="5445" w:type="dxa"/>
          </w:tcPr>
          <w:p w14:paraId="54B64EC9" w14:textId="7328A62A" w:rsidR="009C32F6" w:rsidRDefault="00000000" w:rsidP="009C32F6">
            <w:pPr>
              <w:bidi/>
              <w:spacing w:after="160" w:line="360" w:lineRule="auto"/>
              <w:ind w:right="357"/>
              <w:rPr>
                <w:b/>
                <w:bCs/>
                <w:sz w:val="24"/>
                <w:szCs w:val="24"/>
                <w:rtl/>
              </w:rPr>
            </w:pPr>
            <w:hyperlink r:id="rId13" w:tgtFrame="_blank" w:history="1">
              <w:r w:rsidR="009C32F6" w:rsidRPr="00C708E7">
                <w:rPr>
                  <w:rStyle w:val="Hyperlink"/>
                  <w:b/>
                  <w:bCs/>
                  <w:sz w:val="24"/>
                  <w:szCs w:val="24"/>
                </w:rPr>
                <w:t>https://explorer.mtw-testnet.com/transactions/?page=1&amp;limit=3</w:t>
              </w:r>
            </w:hyperlink>
          </w:p>
        </w:tc>
        <w:tc>
          <w:tcPr>
            <w:tcW w:w="3963" w:type="dxa"/>
          </w:tcPr>
          <w:p w14:paraId="797B891F" w14:textId="77777777" w:rsidR="009C32F6" w:rsidRPr="00C708E7" w:rsidRDefault="009C32F6" w:rsidP="009C32F6">
            <w:pPr>
              <w:bidi/>
              <w:spacing w:after="160" w:line="360" w:lineRule="auto"/>
              <w:ind w:right="357"/>
              <w:rPr>
                <w:b/>
                <w:bCs/>
                <w:sz w:val="24"/>
                <w:szCs w:val="24"/>
                <w:lang w:val="en-US"/>
              </w:rPr>
            </w:pPr>
            <w:r w:rsidRPr="00C708E7">
              <w:rPr>
                <w:b/>
                <w:bCs/>
                <w:sz w:val="24"/>
                <w:szCs w:val="24"/>
                <w:lang w:val="en-US"/>
              </w:rPr>
              <w:t>Get all transactions</w:t>
            </w:r>
          </w:p>
          <w:p w14:paraId="70F95D51" w14:textId="77777777" w:rsidR="009C32F6" w:rsidRDefault="009C32F6" w:rsidP="009C32F6">
            <w:pPr>
              <w:bidi/>
              <w:spacing w:after="160" w:line="360" w:lineRule="auto"/>
              <w:ind w:right="357"/>
              <w:rPr>
                <w:b/>
                <w:bCs/>
                <w:sz w:val="24"/>
                <w:szCs w:val="24"/>
                <w:rtl/>
              </w:rPr>
            </w:pPr>
          </w:p>
        </w:tc>
      </w:tr>
      <w:tr w:rsidR="009C32F6" w14:paraId="01A0FC6B" w14:textId="77777777" w:rsidTr="009C32F6">
        <w:tc>
          <w:tcPr>
            <w:tcW w:w="5445" w:type="dxa"/>
          </w:tcPr>
          <w:p w14:paraId="5E05B894" w14:textId="643652F3" w:rsidR="009C32F6" w:rsidRDefault="00000000" w:rsidP="009C32F6">
            <w:pPr>
              <w:bidi/>
              <w:spacing w:after="160" w:line="360" w:lineRule="auto"/>
              <w:ind w:right="357"/>
              <w:rPr>
                <w:b/>
                <w:bCs/>
                <w:sz w:val="24"/>
                <w:szCs w:val="24"/>
                <w:rtl/>
              </w:rPr>
            </w:pPr>
            <w:hyperlink r:id="rId14" w:tgtFrame="_blank" w:history="1">
              <w:r w:rsidR="009C32F6" w:rsidRPr="00C708E7">
                <w:rPr>
                  <w:rStyle w:val="Hyperlink"/>
                  <w:b/>
                  <w:bCs/>
                  <w:sz w:val="24"/>
                  <w:szCs w:val="24"/>
                </w:rPr>
                <w:t>https://explorer.mtw-testnet.com/tx/0x1bfe9053ffef9e1e27a7feacd4b36b0b6a8e165d98c1fd95e07fc1a9bd41cc28</w:t>
              </w:r>
            </w:hyperlink>
          </w:p>
        </w:tc>
        <w:tc>
          <w:tcPr>
            <w:tcW w:w="3963" w:type="dxa"/>
          </w:tcPr>
          <w:p w14:paraId="13190E92" w14:textId="77777777" w:rsidR="009C32F6" w:rsidRPr="00C708E7" w:rsidRDefault="009C32F6" w:rsidP="009C32F6">
            <w:pPr>
              <w:bidi/>
              <w:spacing w:after="160" w:line="360" w:lineRule="auto"/>
              <w:ind w:right="357"/>
              <w:rPr>
                <w:b/>
                <w:bCs/>
                <w:sz w:val="24"/>
                <w:szCs w:val="24"/>
                <w:lang w:val="en-US"/>
              </w:rPr>
            </w:pPr>
            <w:r w:rsidRPr="00C708E7">
              <w:rPr>
                <w:b/>
                <w:bCs/>
                <w:sz w:val="24"/>
                <w:szCs w:val="24"/>
                <w:lang w:val="en-US"/>
              </w:rPr>
              <w:t>Get transaction by hash</w:t>
            </w:r>
          </w:p>
          <w:p w14:paraId="1C86FCE7" w14:textId="77777777" w:rsidR="009C32F6" w:rsidRDefault="009C32F6" w:rsidP="009C32F6">
            <w:pPr>
              <w:bidi/>
              <w:spacing w:after="160" w:line="360" w:lineRule="auto"/>
              <w:ind w:right="357"/>
              <w:rPr>
                <w:b/>
                <w:bCs/>
                <w:sz w:val="24"/>
                <w:szCs w:val="24"/>
                <w:rtl/>
              </w:rPr>
            </w:pPr>
          </w:p>
        </w:tc>
      </w:tr>
      <w:tr w:rsidR="009C32F6" w14:paraId="16F13606" w14:textId="77777777" w:rsidTr="009C32F6">
        <w:tc>
          <w:tcPr>
            <w:tcW w:w="5445" w:type="dxa"/>
          </w:tcPr>
          <w:p w14:paraId="180047D3" w14:textId="755938B1" w:rsidR="009C32F6" w:rsidRDefault="00000000" w:rsidP="009C32F6">
            <w:pPr>
              <w:bidi/>
              <w:spacing w:after="160" w:line="360" w:lineRule="auto"/>
              <w:ind w:right="357"/>
              <w:rPr>
                <w:b/>
                <w:bCs/>
                <w:sz w:val="24"/>
                <w:szCs w:val="24"/>
                <w:rtl/>
              </w:rPr>
            </w:pPr>
            <w:hyperlink r:id="rId15" w:tgtFrame="_blank" w:history="1">
              <w:r w:rsidR="009C32F6" w:rsidRPr="00E66BD1">
                <w:rPr>
                  <w:rStyle w:val="Hyperlink"/>
                  <w:b/>
                  <w:bCs/>
                  <w:sz w:val="24"/>
                  <w:szCs w:val="24"/>
                </w:rPr>
                <w:t>https://explorer.mtw-testnet.com/transactions/?token=0xA014A5E978B9A542b2065Ba4a29D68De9b3431D1&amp;page=1&amp;limit=3</w:t>
              </w:r>
            </w:hyperlink>
          </w:p>
        </w:tc>
        <w:tc>
          <w:tcPr>
            <w:tcW w:w="3963" w:type="dxa"/>
          </w:tcPr>
          <w:p w14:paraId="7AE0CE77" w14:textId="77777777" w:rsidR="009C32F6" w:rsidRPr="00E66BD1" w:rsidRDefault="009C32F6" w:rsidP="009C32F6">
            <w:pPr>
              <w:bidi/>
              <w:spacing w:after="160" w:line="360" w:lineRule="auto"/>
              <w:ind w:right="357"/>
              <w:rPr>
                <w:b/>
                <w:bCs/>
                <w:sz w:val="24"/>
                <w:szCs w:val="24"/>
                <w:lang w:val="en-US"/>
              </w:rPr>
            </w:pPr>
            <w:r w:rsidRPr="00E66BD1">
              <w:rPr>
                <w:b/>
                <w:bCs/>
                <w:sz w:val="24"/>
                <w:szCs w:val="24"/>
                <w:lang w:val="en-US"/>
              </w:rPr>
              <w:t>Get token transactions</w:t>
            </w:r>
          </w:p>
          <w:p w14:paraId="5DD030E9" w14:textId="77777777" w:rsidR="009C32F6" w:rsidRDefault="009C32F6" w:rsidP="009C32F6">
            <w:pPr>
              <w:bidi/>
              <w:spacing w:after="160" w:line="360" w:lineRule="auto"/>
              <w:ind w:right="357"/>
              <w:rPr>
                <w:b/>
                <w:bCs/>
                <w:sz w:val="24"/>
                <w:szCs w:val="24"/>
                <w:rtl/>
              </w:rPr>
            </w:pPr>
          </w:p>
        </w:tc>
      </w:tr>
      <w:tr w:rsidR="009C32F6" w14:paraId="1891593C" w14:textId="77777777" w:rsidTr="009C32F6">
        <w:tc>
          <w:tcPr>
            <w:tcW w:w="5445" w:type="dxa"/>
          </w:tcPr>
          <w:p w14:paraId="3EB23808" w14:textId="43B0B249" w:rsidR="009C32F6" w:rsidRDefault="00000000" w:rsidP="009C32F6">
            <w:pPr>
              <w:bidi/>
              <w:spacing w:after="160" w:line="360" w:lineRule="auto"/>
              <w:ind w:right="357"/>
              <w:rPr>
                <w:b/>
                <w:bCs/>
                <w:sz w:val="24"/>
                <w:szCs w:val="24"/>
                <w:rtl/>
              </w:rPr>
            </w:pPr>
            <w:hyperlink r:id="rId16" w:tgtFrame="_blank" w:history="1">
              <w:r w:rsidR="009C32F6" w:rsidRPr="00E66BD1">
                <w:rPr>
                  <w:rStyle w:val="Hyperlink"/>
                  <w:b/>
                  <w:bCs/>
                  <w:sz w:val="24"/>
                  <w:szCs w:val="24"/>
                </w:rPr>
                <w:t>https://explorer.mtw-testnet.com/transactions/?token=0xA014A5E978B9A542b2065Ba4a29D68De9b3431D</w:t>
              </w:r>
              <w:r w:rsidR="009C32F6" w:rsidRPr="00E66BD1">
                <w:rPr>
                  <w:rStyle w:val="Hyperlink"/>
                  <w:b/>
                  <w:bCs/>
                  <w:sz w:val="24"/>
                  <w:szCs w:val="24"/>
                </w:rPr>
                <w:lastRenderedPageBreak/>
                <w:t>1&amp;address=0x9CBB89E0522396597fe5f64cC797e0A57CA4FEd6&amp;page=1&amp;limit=3</w:t>
              </w:r>
            </w:hyperlink>
          </w:p>
        </w:tc>
        <w:tc>
          <w:tcPr>
            <w:tcW w:w="3963" w:type="dxa"/>
          </w:tcPr>
          <w:p w14:paraId="6CB47960" w14:textId="77777777" w:rsidR="009C32F6" w:rsidRPr="00E66BD1" w:rsidRDefault="009C32F6" w:rsidP="009C32F6">
            <w:pPr>
              <w:bidi/>
              <w:spacing w:after="160" w:line="360" w:lineRule="auto"/>
              <w:ind w:right="357"/>
              <w:rPr>
                <w:b/>
                <w:bCs/>
                <w:sz w:val="24"/>
                <w:szCs w:val="24"/>
                <w:lang w:val="en-US"/>
              </w:rPr>
            </w:pPr>
            <w:r w:rsidRPr="00E66BD1">
              <w:rPr>
                <w:b/>
                <w:bCs/>
                <w:sz w:val="24"/>
                <w:szCs w:val="24"/>
                <w:lang w:val="en-US"/>
              </w:rPr>
              <w:lastRenderedPageBreak/>
              <w:t>Get token transactions for specified account</w:t>
            </w:r>
          </w:p>
          <w:p w14:paraId="561C590E" w14:textId="77777777" w:rsidR="009C32F6" w:rsidRDefault="009C32F6" w:rsidP="009C32F6">
            <w:pPr>
              <w:bidi/>
              <w:spacing w:after="160" w:line="360" w:lineRule="auto"/>
              <w:ind w:right="357"/>
              <w:rPr>
                <w:b/>
                <w:bCs/>
                <w:sz w:val="24"/>
                <w:szCs w:val="24"/>
                <w:rtl/>
              </w:rPr>
            </w:pPr>
          </w:p>
        </w:tc>
      </w:tr>
      <w:tr w:rsidR="009C32F6" w14:paraId="2F682A12" w14:textId="77777777" w:rsidTr="009C32F6">
        <w:tc>
          <w:tcPr>
            <w:tcW w:w="5445" w:type="dxa"/>
          </w:tcPr>
          <w:p w14:paraId="1B1922E6" w14:textId="4FEC30A7" w:rsidR="009C32F6" w:rsidRDefault="00000000" w:rsidP="009C32F6">
            <w:pPr>
              <w:bidi/>
              <w:spacing w:after="160" w:line="360" w:lineRule="auto"/>
              <w:ind w:right="357"/>
              <w:jc w:val="right"/>
              <w:rPr>
                <w:b/>
                <w:bCs/>
                <w:sz w:val="24"/>
                <w:szCs w:val="24"/>
                <w:rtl/>
              </w:rPr>
            </w:pPr>
            <w:hyperlink r:id="rId17" w:tgtFrame="_blank" w:history="1">
              <w:r w:rsidR="009C32F6" w:rsidRPr="00E66BD1">
                <w:rPr>
                  <w:rStyle w:val="Hyperlink"/>
                  <w:b/>
                  <w:bCs/>
                  <w:sz w:val="24"/>
                  <w:szCs w:val="24"/>
                </w:rPr>
                <w:t>https://explorer.mtw-testnet.com/transactions/?address=0xca800e28722B6A205F94bbf309e7e0CFb1C70028&amp;page=1&amp;limit=3</w:t>
              </w:r>
            </w:hyperlink>
          </w:p>
        </w:tc>
        <w:tc>
          <w:tcPr>
            <w:tcW w:w="3963" w:type="dxa"/>
          </w:tcPr>
          <w:p w14:paraId="33135587" w14:textId="77777777" w:rsidR="009C32F6" w:rsidRPr="00E66BD1" w:rsidRDefault="009C32F6" w:rsidP="009C32F6">
            <w:pPr>
              <w:bidi/>
              <w:spacing w:after="160" w:line="360" w:lineRule="auto"/>
              <w:ind w:right="357"/>
              <w:rPr>
                <w:b/>
                <w:bCs/>
                <w:sz w:val="24"/>
                <w:szCs w:val="24"/>
                <w:lang w:val="en-US"/>
              </w:rPr>
            </w:pPr>
            <w:r w:rsidRPr="00E66BD1">
              <w:rPr>
                <w:b/>
                <w:bCs/>
                <w:sz w:val="24"/>
                <w:szCs w:val="24"/>
                <w:lang w:val="en-US"/>
              </w:rPr>
              <w:t>Get transactions for specified account</w:t>
            </w:r>
          </w:p>
          <w:p w14:paraId="2E5C8BB3" w14:textId="77777777" w:rsidR="009C32F6" w:rsidRDefault="009C32F6" w:rsidP="009C32F6">
            <w:pPr>
              <w:bidi/>
              <w:spacing w:after="160" w:line="360" w:lineRule="auto"/>
              <w:ind w:right="357"/>
              <w:rPr>
                <w:b/>
                <w:bCs/>
                <w:sz w:val="24"/>
                <w:szCs w:val="24"/>
                <w:rtl/>
              </w:rPr>
            </w:pPr>
          </w:p>
        </w:tc>
      </w:tr>
      <w:tr w:rsidR="009C32F6" w14:paraId="664E0211" w14:textId="77777777" w:rsidTr="009C32F6">
        <w:tc>
          <w:tcPr>
            <w:tcW w:w="5445" w:type="dxa"/>
          </w:tcPr>
          <w:p w14:paraId="4A22B86C" w14:textId="1813C93E" w:rsidR="009C32F6" w:rsidRDefault="00000000" w:rsidP="009C32F6">
            <w:pPr>
              <w:bidi/>
              <w:spacing w:after="160" w:line="360" w:lineRule="auto"/>
              <w:ind w:right="357"/>
              <w:rPr>
                <w:b/>
                <w:bCs/>
                <w:sz w:val="24"/>
                <w:szCs w:val="24"/>
                <w:rtl/>
              </w:rPr>
            </w:pPr>
            <w:hyperlink r:id="rId18" w:tgtFrame="_blank" w:history="1">
              <w:r w:rsidR="009C32F6" w:rsidRPr="00E66BD1">
                <w:rPr>
                  <w:rStyle w:val="Hyperlink"/>
                  <w:b/>
                  <w:bCs/>
                  <w:sz w:val="24"/>
                  <w:szCs w:val="24"/>
                </w:rPr>
                <w:t>https://explorer.mtw-testnet.com/search/?key=0xca800e28722B6A205F94bbf309e7e0CFb1C70028</w:t>
              </w:r>
            </w:hyperlink>
          </w:p>
        </w:tc>
        <w:tc>
          <w:tcPr>
            <w:tcW w:w="3963" w:type="dxa"/>
          </w:tcPr>
          <w:p w14:paraId="4A1C0B77" w14:textId="77777777" w:rsidR="009C32F6" w:rsidRPr="00E66BD1" w:rsidRDefault="009C32F6" w:rsidP="009C32F6">
            <w:pPr>
              <w:bidi/>
              <w:spacing w:after="160" w:line="360" w:lineRule="auto"/>
              <w:ind w:right="357"/>
              <w:rPr>
                <w:b/>
                <w:bCs/>
                <w:sz w:val="24"/>
                <w:szCs w:val="24"/>
                <w:lang w:val="en-US"/>
              </w:rPr>
            </w:pPr>
            <w:r w:rsidRPr="00E66BD1">
              <w:rPr>
                <w:b/>
                <w:bCs/>
                <w:sz w:val="24"/>
                <w:szCs w:val="24"/>
                <w:lang w:val="en-US"/>
              </w:rPr>
              <w:t>Search block, transactions or account by hash or address</w:t>
            </w:r>
          </w:p>
          <w:p w14:paraId="3109F6CE" w14:textId="77777777" w:rsidR="009C32F6" w:rsidRDefault="009C32F6" w:rsidP="009C32F6">
            <w:pPr>
              <w:bidi/>
              <w:spacing w:after="160" w:line="360" w:lineRule="auto"/>
              <w:ind w:right="357"/>
              <w:rPr>
                <w:b/>
                <w:bCs/>
                <w:sz w:val="24"/>
                <w:szCs w:val="24"/>
                <w:rtl/>
              </w:rPr>
            </w:pPr>
          </w:p>
        </w:tc>
      </w:tr>
    </w:tbl>
    <w:p w14:paraId="5B759A9B" w14:textId="77777777" w:rsidR="009C32F6" w:rsidRDefault="009C32F6" w:rsidP="009C32F6">
      <w:pPr>
        <w:bidi/>
        <w:spacing w:after="160" w:line="360" w:lineRule="auto"/>
        <w:ind w:left="-58" w:right="357"/>
        <w:rPr>
          <w:b/>
          <w:bCs/>
          <w:sz w:val="24"/>
          <w:szCs w:val="24"/>
          <w:rtl/>
        </w:rPr>
      </w:pPr>
    </w:p>
    <w:p w14:paraId="6FDFEC79" w14:textId="77777777" w:rsidR="008132CA" w:rsidRPr="002D306F" w:rsidRDefault="008132CA" w:rsidP="008132CA">
      <w:pPr>
        <w:bidi/>
        <w:spacing w:after="160" w:line="360" w:lineRule="auto"/>
        <w:ind w:left="-58" w:right="357"/>
        <w:rPr>
          <w:b/>
          <w:bCs/>
          <w:sz w:val="24"/>
          <w:szCs w:val="24"/>
          <w:rtl/>
          <w:lang w:val="en-US"/>
        </w:rPr>
      </w:pPr>
    </w:p>
    <w:p w14:paraId="1D81A3A0" w14:textId="10D6BBA5" w:rsidR="00965120" w:rsidRDefault="00E66BD1" w:rsidP="00965120">
      <w:pPr>
        <w:bidi/>
        <w:spacing w:after="160" w:line="360" w:lineRule="auto"/>
        <w:ind w:left="-58" w:right="357"/>
        <w:rPr>
          <w:b/>
          <w:bCs/>
          <w:sz w:val="24"/>
          <w:szCs w:val="24"/>
          <w:rtl/>
        </w:rPr>
      </w:pPr>
      <w:r w:rsidRPr="00E66BD1">
        <w:rPr>
          <w:b/>
          <w:bCs/>
          <w:rtl/>
        </w:rPr>
        <w:t>סביבות מיוחדות שהת</w:t>
      </w:r>
      <w:r w:rsidRPr="00E66BD1">
        <w:rPr>
          <w:rFonts w:hint="cs"/>
          <w:b/>
          <w:bCs/>
          <w:rtl/>
        </w:rPr>
        <w:t>קנו</w:t>
      </w:r>
      <w:r>
        <w:rPr>
          <w:rFonts w:hint="cs"/>
          <w:rtl/>
        </w:rPr>
        <w:t xml:space="preserve"> </w:t>
      </w:r>
      <w:r>
        <w:rPr>
          <w:rtl/>
        </w:rPr>
        <w:t>–</w:t>
      </w:r>
      <w:r>
        <w:rPr>
          <w:rFonts w:hint="cs"/>
          <w:rtl/>
        </w:rPr>
        <w:t xml:space="preserve"> </w:t>
      </w:r>
      <w:r>
        <w:rPr>
          <w:lang w:val="en-US"/>
        </w:rPr>
        <w:t>Node JS</w:t>
      </w:r>
      <w:r w:rsidR="00354BF2">
        <w:rPr>
          <w:rFonts w:hint="cs"/>
          <w:rtl/>
          <w:lang w:val="en-US"/>
        </w:rPr>
        <w:t xml:space="preserve"> </w:t>
      </w:r>
    </w:p>
    <w:p w14:paraId="77C25B8B" w14:textId="77777777" w:rsidR="00E66BD1" w:rsidRDefault="00E66BD1" w:rsidP="00E66BD1">
      <w:pPr>
        <w:bidi/>
        <w:spacing w:after="160" w:line="360" w:lineRule="auto"/>
        <w:ind w:left="-58" w:right="357"/>
        <w:rPr>
          <w:b/>
          <w:bCs/>
          <w:sz w:val="24"/>
          <w:szCs w:val="24"/>
          <w:rtl/>
          <w:lang w:val="en-US"/>
        </w:rPr>
      </w:pPr>
      <w:r w:rsidRPr="00E66BD1">
        <w:rPr>
          <w:b/>
          <w:bCs/>
          <w:rtl/>
        </w:rPr>
        <w:t>קטעי קוד מיוחדים שלק</w:t>
      </w:r>
      <w:r w:rsidRPr="00E66BD1">
        <w:rPr>
          <w:rFonts w:hint="cs"/>
          <w:b/>
          <w:bCs/>
          <w:rtl/>
        </w:rPr>
        <w:t>חנו</w:t>
      </w:r>
      <w:r w:rsidRPr="00E66BD1">
        <w:rPr>
          <w:b/>
          <w:bCs/>
          <w:rtl/>
        </w:rPr>
        <w:t xml:space="preserve"> ממקורות שונים</w:t>
      </w:r>
      <w:r>
        <w:rPr>
          <w:rFonts w:hint="cs"/>
          <w:b/>
          <w:bCs/>
          <w:sz w:val="24"/>
          <w:szCs w:val="24"/>
          <w:rtl/>
          <w:lang w:val="en-US"/>
        </w:rPr>
        <w:t xml:space="preserve"> </w:t>
      </w:r>
      <w:r>
        <w:rPr>
          <w:b/>
          <w:bCs/>
          <w:sz w:val="24"/>
          <w:szCs w:val="24"/>
          <w:rtl/>
          <w:lang w:val="en-US"/>
        </w:rPr>
        <w:t>–</w:t>
      </w:r>
      <w:r>
        <w:rPr>
          <w:rFonts w:hint="cs"/>
          <w:b/>
          <w:bCs/>
          <w:sz w:val="24"/>
          <w:szCs w:val="24"/>
          <w:rtl/>
          <w:lang w:val="en-US"/>
        </w:rPr>
        <w:t xml:space="preserve"> </w:t>
      </w:r>
    </w:p>
    <w:p w14:paraId="611BD8F4" w14:textId="115B546C" w:rsidR="00E66BD1" w:rsidRDefault="00E66BD1" w:rsidP="00E66BD1">
      <w:pPr>
        <w:pStyle w:val="ListParagraph"/>
        <w:numPr>
          <w:ilvl w:val="0"/>
          <w:numId w:val="14"/>
        </w:numPr>
        <w:bidi/>
        <w:spacing w:after="160" w:line="360" w:lineRule="auto"/>
        <w:ind w:right="357"/>
        <w:rPr>
          <w:b/>
          <w:bCs/>
          <w:sz w:val="24"/>
          <w:szCs w:val="24"/>
          <w:lang w:val="en-US"/>
        </w:rPr>
      </w:pPr>
      <w:r w:rsidRPr="00E66BD1">
        <w:rPr>
          <w:rFonts w:hint="cs"/>
          <w:sz w:val="24"/>
          <w:szCs w:val="24"/>
          <w:rtl/>
          <w:lang w:val="en-US"/>
        </w:rPr>
        <w:t xml:space="preserve">אנימציות </w:t>
      </w:r>
      <w:r w:rsidRPr="00E66BD1">
        <w:rPr>
          <w:rFonts w:hint="cs"/>
          <w:b/>
          <w:bCs/>
          <w:sz w:val="24"/>
          <w:szCs w:val="24"/>
          <w:rtl/>
          <w:lang w:val="en-US"/>
        </w:rPr>
        <w:t xml:space="preserve">- </w:t>
      </w:r>
      <w:hyperlink r:id="rId19" w:tgtFrame="_blank" w:tooltip="https://finsweet.com/lottieflow" w:history="1">
        <w:r w:rsidRPr="00E66BD1">
          <w:rPr>
            <w:rStyle w:val="Hyperlink"/>
            <w:b/>
            <w:bCs/>
            <w:sz w:val="24"/>
            <w:szCs w:val="24"/>
          </w:rPr>
          <w:t>https://finsweet.com/lottieflow</w:t>
        </w:r>
      </w:hyperlink>
    </w:p>
    <w:p w14:paraId="14E16D2D" w14:textId="6AD4BF23" w:rsidR="00E66BD1" w:rsidRDefault="00E66BD1" w:rsidP="00E66BD1">
      <w:pPr>
        <w:pStyle w:val="ListParagraph"/>
        <w:numPr>
          <w:ilvl w:val="0"/>
          <w:numId w:val="14"/>
        </w:numPr>
        <w:bidi/>
        <w:spacing w:after="160" w:line="360" w:lineRule="auto"/>
        <w:ind w:right="357"/>
        <w:rPr>
          <w:b/>
          <w:bCs/>
          <w:sz w:val="24"/>
          <w:szCs w:val="24"/>
          <w:lang w:val="en-US"/>
        </w:rPr>
      </w:pPr>
      <w:r w:rsidRPr="00E66BD1">
        <w:rPr>
          <w:rFonts w:hint="cs"/>
          <w:sz w:val="24"/>
          <w:szCs w:val="24"/>
          <w:rtl/>
          <w:lang w:val="en-US"/>
        </w:rPr>
        <w:t>כפתורים, קלפים</w:t>
      </w:r>
      <w:r>
        <w:rPr>
          <w:rFonts w:hint="cs"/>
          <w:b/>
          <w:bCs/>
          <w:sz w:val="24"/>
          <w:szCs w:val="24"/>
          <w:rtl/>
          <w:lang w:val="en-US"/>
        </w:rPr>
        <w:t xml:space="preserve"> - </w:t>
      </w:r>
      <w:hyperlink r:id="rId20" w:tgtFrame="_blank" w:tooltip="https://uiverse.io/" w:history="1">
        <w:r w:rsidRPr="00E66BD1">
          <w:rPr>
            <w:rStyle w:val="Hyperlink"/>
            <w:b/>
            <w:bCs/>
            <w:sz w:val="24"/>
            <w:szCs w:val="24"/>
          </w:rPr>
          <w:t>https://uiverse.io/</w:t>
        </w:r>
      </w:hyperlink>
    </w:p>
    <w:p w14:paraId="37EF8D7B" w14:textId="116253B9" w:rsidR="00E66BD1" w:rsidRPr="00DC61A4" w:rsidRDefault="00E66BD1" w:rsidP="00DC61A4">
      <w:pPr>
        <w:bidi/>
        <w:spacing w:after="160" w:line="360" w:lineRule="auto"/>
        <w:ind w:right="357"/>
        <w:rPr>
          <w:b/>
          <w:bCs/>
          <w:sz w:val="24"/>
          <w:szCs w:val="24"/>
          <w:rtl/>
          <w:lang w:val="en-US"/>
        </w:rPr>
      </w:pPr>
      <w:r w:rsidRPr="00E66BD1">
        <w:rPr>
          <w:rFonts w:hint="cs"/>
          <w:b/>
          <w:bCs/>
          <w:rtl/>
        </w:rPr>
        <w:t xml:space="preserve">כלי </w:t>
      </w:r>
      <w:r w:rsidRPr="00E66BD1">
        <w:rPr>
          <w:b/>
          <w:bCs/>
          <w:lang w:val="en-US"/>
        </w:rPr>
        <w:t>AI</w:t>
      </w:r>
      <w:r w:rsidRPr="00E66BD1">
        <w:rPr>
          <w:rFonts w:hint="cs"/>
          <w:b/>
          <w:bCs/>
          <w:rtl/>
          <w:lang w:val="en-US"/>
        </w:rPr>
        <w:t xml:space="preserve"> שהשתמשנו</w:t>
      </w:r>
      <w:r w:rsidRPr="00E66BD1">
        <w:rPr>
          <w:rFonts w:hint="cs"/>
          <w:rtl/>
          <w:lang w:val="en-US"/>
        </w:rPr>
        <w:t xml:space="preserve"> </w:t>
      </w:r>
      <w:r w:rsidRPr="00E66BD1">
        <w:rPr>
          <w:rtl/>
          <w:lang w:val="en-US"/>
        </w:rPr>
        <w:t>–</w:t>
      </w:r>
      <w:r w:rsidRPr="00E66BD1">
        <w:rPr>
          <w:rFonts w:hint="cs"/>
          <w:rtl/>
          <w:lang w:val="en-US"/>
        </w:rPr>
        <w:t xml:space="preserve"> </w:t>
      </w:r>
      <w:r w:rsidRPr="00E66BD1">
        <w:rPr>
          <w:lang w:val="en-US"/>
        </w:rPr>
        <w:t>Chat GPT</w:t>
      </w:r>
    </w:p>
    <w:p w14:paraId="6B499FCE" w14:textId="77777777" w:rsidR="00965120" w:rsidRDefault="00965120" w:rsidP="00965120">
      <w:pPr>
        <w:bidi/>
        <w:spacing w:after="160" w:line="360" w:lineRule="auto"/>
        <w:ind w:left="-58" w:right="357"/>
        <w:rPr>
          <w:b/>
          <w:bCs/>
          <w:sz w:val="24"/>
          <w:szCs w:val="24"/>
          <w:rtl/>
        </w:rPr>
      </w:pPr>
    </w:p>
    <w:p w14:paraId="66708280" w14:textId="77777777" w:rsidR="004341E2" w:rsidRDefault="004341E2" w:rsidP="004341E2">
      <w:pPr>
        <w:bidi/>
        <w:spacing w:after="160" w:line="360" w:lineRule="auto"/>
        <w:ind w:left="-58" w:right="357"/>
        <w:rPr>
          <w:b/>
          <w:bCs/>
          <w:sz w:val="24"/>
          <w:szCs w:val="24"/>
          <w:rtl/>
        </w:rPr>
      </w:pPr>
    </w:p>
    <w:p w14:paraId="3495C5C2" w14:textId="77777777" w:rsidR="004341E2" w:rsidRDefault="004341E2" w:rsidP="004341E2">
      <w:pPr>
        <w:bidi/>
        <w:spacing w:after="160" w:line="360" w:lineRule="auto"/>
        <w:ind w:left="-58" w:right="357"/>
        <w:rPr>
          <w:b/>
          <w:bCs/>
          <w:sz w:val="24"/>
          <w:szCs w:val="24"/>
          <w:rtl/>
        </w:rPr>
      </w:pPr>
    </w:p>
    <w:p w14:paraId="09F417A3" w14:textId="77777777" w:rsidR="004341E2" w:rsidRDefault="004341E2" w:rsidP="004341E2">
      <w:pPr>
        <w:bidi/>
        <w:spacing w:after="160" w:line="360" w:lineRule="auto"/>
        <w:ind w:left="-58" w:right="357"/>
        <w:rPr>
          <w:b/>
          <w:bCs/>
          <w:sz w:val="24"/>
          <w:szCs w:val="24"/>
          <w:rtl/>
        </w:rPr>
      </w:pPr>
    </w:p>
    <w:p w14:paraId="26D1A053" w14:textId="77777777" w:rsidR="004341E2" w:rsidRDefault="004341E2" w:rsidP="004341E2">
      <w:pPr>
        <w:bidi/>
        <w:spacing w:after="160" w:line="360" w:lineRule="auto"/>
        <w:ind w:left="-58" w:right="357"/>
        <w:rPr>
          <w:b/>
          <w:bCs/>
          <w:sz w:val="24"/>
          <w:szCs w:val="24"/>
          <w:rtl/>
        </w:rPr>
      </w:pPr>
    </w:p>
    <w:p w14:paraId="4C74460E" w14:textId="77777777" w:rsidR="004341E2" w:rsidRDefault="004341E2" w:rsidP="004341E2">
      <w:pPr>
        <w:bidi/>
        <w:spacing w:after="160" w:line="360" w:lineRule="auto"/>
        <w:ind w:left="-58" w:right="357"/>
        <w:rPr>
          <w:b/>
          <w:bCs/>
          <w:sz w:val="24"/>
          <w:szCs w:val="24"/>
          <w:rtl/>
        </w:rPr>
      </w:pPr>
    </w:p>
    <w:p w14:paraId="42DEDA9C" w14:textId="77777777" w:rsidR="004341E2" w:rsidRDefault="004341E2" w:rsidP="004341E2">
      <w:pPr>
        <w:bidi/>
        <w:spacing w:after="160" w:line="360" w:lineRule="auto"/>
        <w:ind w:left="-58" w:right="357"/>
        <w:rPr>
          <w:b/>
          <w:bCs/>
          <w:sz w:val="24"/>
          <w:szCs w:val="24"/>
          <w:rtl/>
        </w:rPr>
      </w:pPr>
    </w:p>
    <w:p w14:paraId="084912D0" w14:textId="77777777" w:rsidR="004341E2" w:rsidRDefault="004341E2" w:rsidP="004341E2">
      <w:pPr>
        <w:bidi/>
        <w:spacing w:after="160" w:line="360" w:lineRule="auto"/>
        <w:ind w:left="-58" w:right="357"/>
        <w:rPr>
          <w:b/>
          <w:bCs/>
          <w:sz w:val="24"/>
          <w:szCs w:val="24"/>
          <w:rtl/>
        </w:rPr>
      </w:pPr>
    </w:p>
    <w:p w14:paraId="464D5360" w14:textId="77777777" w:rsidR="00BA0259" w:rsidRDefault="00BA0259" w:rsidP="00BA0259">
      <w:pPr>
        <w:bidi/>
        <w:spacing w:after="160" w:line="360" w:lineRule="auto"/>
        <w:ind w:left="-58" w:right="357"/>
        <w:rPr>
          <w:b/>
          <w:bCs/>
          <w:sz w:val="24"/>
          <w:szCs w:val="24"/>
          <w:rtl/>
        </w:rPr>
      </w:pPr>
    </w:p>
    <w:p w14:paraId="10C7D47C" w14:textId="77777777" w:rsidR="00FB38DF" w:rsidRDefault="00FB38DF" w:rsidP="00FB38DF">
      <w:pPr>
        <w:jc w:val="center"/>
        <w:rPr>
          <w:b/>
          <w:bCs/>
          <w:sz w:val="28"/>
          <w:szCs w:val="28"/>
          <w:lang w:val="en-US"/>
        </w:rPr>
      </w:pPr>
      <w:r w:rsidRPr="00EE2628">
        <w:rPr>
          <w:rFonts w:hint="cs"/>
          <w:b/>
          <w:bCs/>
          <w:sz w:val="28"/>
          <w:szCs w:val="28"/>
          <w:rtl/>
        </w:rPr>
        <w:t>תיק למשתמש</w:t>
      </w:r>
    </w:p>
    <w:p w14:paraId="5D2F427B" w14:textId="77777777" w:rsidR="00FB38DF" w:rsidRDefault="00FB38DF" w:rsidP="00BA0259">
      <w:pPr>
        <w:rPr>
          <w:b/>
          <w:bCs/>
          <w:sz w:val="28"/>
          <w:szCs w:val="28"/>
          <w:rtl/>
        </w:rPr>
      </w:pPr>
    </w:p>
    <w:p w14:paraId="791653AE" w14:textId="30331A6C" w:rsidR="00FB38DF" w:rsidRDefault="00FB38DF" w:rsidP="00FB38DF">
      <w:pPr>
        <w:jc w:val="right"/>
        <w:rPr>
          <w:b/>
          <w:bCs/>
          <w:sz w:val="28"/>
          <w:szCs w:val="28"/>
        </w:rPr>
      </w:pPr>
      <w:r>
        <w:rPr>
          <w:rFonts w:hint="cs"/>
          <w:b/>
          <w:bCs/>
          <w:sz w:val="28"/>
          <w:szCs w:val="28"/>
          <w:rtl/>
        </w:rPr>
        <w:t xml:space="preserve">דף הבית </w:t>
      </w:r>
      <w:r>
        <w:rPr>
          <w:b/>
          <w:bCs/>
          <w:sz w:val="28"/>
          <w:szCs w:val="28"/>
          <w:rtl/>
        </w:rPr>
        <w:t>–</w:t>
      </w:r>
    </w:p>
    <w:p w14:paraId="47BC8F66" w14:textId="2880DAF3" w:rsidR="00201B5C" w:rsidRDefault="00201B5C" w:rsidP="00FB38DF">
      <w:pPr>
        <w:jc w:val="right"/>
        <w:rPr>
          <w:b/>
          <w:bCs/>
          <w:sz w:val="28"/>
          <w:szCs w:val="28"/>
        </w:rPr>
      </w:pPr>
    </w:p>
    <w:p w14:paraId="055C31F5" w14:textId="5BCB430C" w:rsidR="00201B5C" w:rsidRDefault="00201B5C" w:rsidP="00FB38DF">
      <w:pPr>
        <w:jc w:val="right"/>
        <w:rPr>
          <w:noProof/>
        </w:rPr>
      </w:pPr>
      <w:r>
        <w:rPr>
          <w:noProof/>
        </w:rPr>
        <w:drawing>
          <wp:anchor distT="0" distB="0" distL="114300" distR="114300" simplePos="0" relativeHeight="251659267" behindDoc="1" locked="0" layoutInCell="1" allowOverlap="1" wp14:anchorId="2E41D70F" wp14:editId="3E16284F">
            <wp:simplePos x="0" y="0"/>
            <wp:positionH relativeFrom="margin">
              <wp:align>right</wp:align>
            </wp:positionH>
            <wp:positionV relativeFrom="paragraph">
              <wp:posOffset>3201477</wp:posOffset>
            </wp:positionV>
            <wp:extent cx="5943600" cy="1749425"/>
            <wp:effectExtent l="0" t="0" r="0" b="3175"/>
            <wp:wrapTight wrapText="bothSides">
              <wp:wrapPolygon edited="0">
                <wp:start x="0" y="0"/>
                <wp:lineTo x="0" y="21404"/>
                <wp:lineTo x="21531" y="21404"/>
                <wp:lineTo x="21531" y="0"/>
                <wp:lineTo x="0" y="0"/>
              </wp:wrapPolygon>
            </wp:wrapTight>
            <wp:docPr id="168219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9120" name="Picture 1"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t="39881"/>
                    <a:stretch/>
                  </pic:blipFill>
                  <pic:spPr bwMode="auto">
                    <a:xfrm>
                      <a:off x="0" y="0"/>
                      <a:ext cx="5943600" cy="174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ACD880" w14:textId="467D9BB5" w:rsidR="00201B5C" w:rsidRPr="00EE2628" w:rsidRDefault="00201B5C" w:rsidP="00FB38DF">
      <w:pPr>
        <w:jc w:val="right"/>
        <w:rPr>
          <w:b/>
          <w:bCs/>
          <w:sz w:val="28"/>
          <w:szCs w:val="28"/>
        </w:rPr>
      </w:pPr>
      <w:r>
        <w:rPr>
          <w:noProof/>
        </w:rPr>
        <w:drawing>
          <wp:inline distT="0" distB="0" distL="0" distR="0" wp14:anchorId="6DD461DB" wp14:editId="5A052805">
            <wp:extent cx="5943600" cy="3005593"/>
            <wp:effectExtent l="0" t="0" r="0" b="4445"/>
            <wp:docPr id="1981791115" name="Picture 1" descr="A screenshot of a blu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91115" name="Picture 1" descr="A screenshot of a blue screen"/>
                    <pic:cNvPicPr/>
                  </pic:nvPicPr>
                  <pic:blipFill>
                    <a:blip r:embed="rId22"/>
                    <a:stretch>
                      <a:fillRect/>
                    </a:stretch>
                  </pic:blipFill>
                  <pic:spPr>
                    <a:xfrm>
                      <a:off x="0" y="0"/>
                      <a:ext cx="5951718" cy="3009698"/>
                    </a:xfrm>
                    <a:prstGeom prst="rect">
                      <a:avLst/>
                    </a:prstGeom>
                  </pic:spPr>
                </pic:pic>
              </a:graphicData>
            </a:graphic>
          </wp:inline>
        </w:drawing>
      </w:r>
    </w:p>
    <w:p w14:paraId="689522BC" w14:textId="03AAF8B4" w:rsidR="00FB38DF" w:rsidRDefault="00FB38DF" w:rsidP="00FB38DF">
      <w:pPr>
        <w:jc w:val="right"/>
        <w:rPr>
          <w:b/>
          <w:bCs/>
          <w:sz w:val="28"/>
          <w:szCs w:val="28"/>
          <w:rtl/>
        </w:rPr>
      </w:pPr>
    </w:p>
    <w:p w14:paraId="3C626F1F" w14:textId="66B37A2A" w:rsidR="00FB38DF" w:rsidRPr="00EE2628" w:rsidRDefault="00FB38DF" w:rsidP="00FB38DF">
      <w:pPr>
        <w:jc w:val="center"/>
        <w:rPr>
          <w:b/>
          <w:bCs/>
          <w:sz w:val="28"/>
          <w:szCs w:val="28"/>
        </w:rPr>
      </w:pPr>
    </w:p>
    <w:p w14:paraId="274DD686" w14:textId="20F03280" w:rsidR="00FB38DF" w:rsidRPr="00EE2628" w:rsidRDefault="00FB38DF" w:rsidP="00FB38DF">
      <w:pPr>
        <w:jc w:val="center"/>
        <w:rPr>
          <w:b/>
          <w:bCs/>
          <w:sz w:val="28"/>
          <w:szCs w:val="28"/>
        </w:rPr>
      </w:pPr>
    </w:p>
    <w:p w14:paraId="77044AE6" w14:textId="69EBD4E7" w:rsidR="002F3D16" w:rsidRPr="00F54616" w:rsidRDefault="002F3D16" w:rsidP="00F54616">
      <w:pPr>
        <w:tabs>
          <w:tab w:val="left" w:pos="7468"/>
        </w:tabs>
        <w:rPr>
          <w:sz w:val="28"/>
          <w:szCs w:val="28"/>
          <w:rtl/>
        </w:rPr>
      </w:pPr>
    </w:p>
    <w:p w14:paraId="3F1F7AA8" w14:textId="6954D88B" w:rsidR="00FB38DF" w:rsidRDefault="00FB38DF" w:rsidP="002F3D16">
      <w:pPr>
        <w:tabs>
          <w:tab w:val="left" w:pos="7468"/>
        </w:tabs>
        <w:bidi/>
        <w:rPr>
          <w:b/>
          <w:bCs/>
          <w:sz w:val="28"/>
          <w:szCs w:val="28"/>
        </w:rPr>
      </w:pPr>
      <w:r w:rsidRPr="00BC495B">
        <w:rPr>
          <w:b/>
          <w:bCs/>
          <w:sz w:val="28"/>
          <w:szCs w:val="28"/>
          <w:rtl/>
        </w:rPr>
        <w:lastRenderedPageBreak/>
        <w:t>שימוש בעמוד הבית של</w:t>
      </w:r>
      <w:r w:rsidRPr="00BC495B">
        <w:rPr>
          <w:b/>
          <w:bCs/>
          <w:sz w:val="28"/>
          <w:szCs w:val="28"/>
        </w:rPr>
        <w:t xml:space="preserve"> Better Wallet</w:t>
      </w:r>
      <w:r>
        <w:rPr>
          <w:b/>
          <w:bCs/>
          <w:sz w:val="28"/>
          <w:szCs w:val="28"/>
        </w:rPr>
        <w:t xml:space="preserve"> </w:t>
      </w:r>
    </w:p>
    <w:p w14:paraId="35B14E88" w14:textId="77777777" w:rsidR="00FB38DF" w:rsidRPr="00BC495B" w:rsidRDefault="00FB38DF" w:rsidP="00FB38DF">
      <w:pPr>
        <w:tabs>
          <w:tab w:val="left" w:pos="7468"/>
        </w:tabs>
        <w:bidi/>
        <w:rPr>
          <w:b/>
          <w:bCs/>
          <w:sz w:val="28"/>
          <w:szCs w:val="28"/>
          <w:rtl/>
        </w:rPr>
      </w:pPr>
      <w:r>
        <w:rPr>
          <w:rFonts w:hint="cs"/>
          <w:b/>
          <w:bCs/>
          <w:sz w:val="28"/>
          <w:szCs w:val="28"/>
          <w:rtl/>
        </w:rPr>
        <w:t xml:space="preserve">סרגל ניווט - תקף לכל עמוד באתר </w:t>
      </w:r>
    </w:p>
    <w:p w14:paraId="6E1E8687" w14:textId="77777777" w:rsidR="00FB38DF" w:rsidRPr="00C45EE8" w:rsidRDefault="00FB38DF" w:rsidP="00FB38DF">
      <w:pPr>
        <w:pStyle w:val="ListParagraph"/>
        <w:numPr>
          <w:ilvl w:val="0"/>
          <w:numId w:val="5"/>
        </w:numPr>
        <w:tabs>
          <w:tab w:val="left" w:pos="7468"/>
        </w:tabs>
        <w:bidi/>
        <w:spacing w:after="160" w:line="259" w:lineRule="auto"/>
      </w:pPr>
      <w:r w:rsidRPr="00C45EE8">
        <w:rPr>
          <w:rtl/>
        </w:rPr>
        <w:t xml:space="preserve">בחלק העליון של העמוד </w:t>
      </w:r>
      <w:r w:rsidRPr="00C45EE8">
        <w:rPr>
          <w:rFonts w:hint="cs"/>
          <w:rtl/>
        </w:rPr>
        <w:t xml:space="preserve">ניתן למצוא </w:t>
      </w:r>
      <w:r w:rsidRPr="00C45EE8">
        <w:rPr>
          <w:rtl/>
        </w:rPr>
        <w:t xml:space="preserve">סרגל ניווט. הסרגל מאפשר מעבר מהיר בין עמודי האתר השונים, </w:t>
      </w:r>
      <w:r w:rsidRPr="00C45EE8">
        <w:rPr>
          <w:rFonts w:hint="cs"/>
          <w:rtl/>
        </w:rPr>
        <w:t>כמו</w:t>
      </w:r>
      <w:r w:rsidRPr="00C45EE8">
        <w:t xml:space="preserve">Dashboard </w:t>
      </w:r>
      <w:r w:rsidRPr="00C45EE8">
        <w:rPr>
          <w:rFonts w:hint="cs"/>
          <w:rtl/>
        </w:rPr>
        <w:t xml:space="preserve">, </w:t>
      </w:r>
      <w:r w:rsidRPr="00C45EE8">
        <w:t>Transactions</w:t>
      </w:r>
      <w:r w:rsidRPr="00C45EE8">
        <w:rPr>
          <w:rFonts w:hint="cs"/>
          <w:rtl/>
        </w:rPr>
        <w:t xml:space="preserve">, </w:t>
      </w:r>
    </w:p>
    <w:p w14:paraId="241BE20E" w14:textId="77777777" w:rsidR="00FB38DF" w:rsidRPr="00C45EE8" w:rsidRDefault="00FB38DF" w:rsidP="00FB38DF">
      <w:pPr>
        <w:pStyle w:val="ListParagraph"/>
        <w:tabs>
          <w:tab w:val="left" w:pos="7468"/>
        </w:tabs>
        <w:bidi/>
      </w:pPr>
      <w:r w:rsidRPr="00C45EE8">
        <w:t>Blocks</w:t>
      </w:r>
      <w:r w:rsidRPr="00C45EE8">
        <w:rPr>
          <w:rFonts w:hint="cs"/>
          <w:rtl/>
        </w:rPr>
        <w:t xml:space="preserve"> ו </w:t>
      </w:r>
      <w:r w:rsidRPr="00C45EE8">
        <w:t>Explore</w:t>
      </w:r>
      <w:r w:rsidRPr="00C45EE8">
        <w:rPr>
          <w:rFonts w:hint="cs"/>
          <w:rtl/>
        </w:rPr>
        <w:t>.</w:t>
      </w:r>
    </w:p>
    <w:p w14:paraId="5CBBF40C" w14:textId="77777777" w:rsidR="00FB38DF" w:rsidRPr="00C45EE8" w:rsidRDefault="00FB38DF" w:rsidP="00FB38DF">
      <w:pPr>
        <w:pStyle w:val="ListParagraph"/>
        <w:numPr>
          <w:ilvl w:val="0"/>
          <w:numId w:val="5"/>
        </w:numPr>
        <w:tabs>
          <w:tab w:val="left" w:pos="7468"/>
        </w:tabs>
        <w:bidi/>
        <w:spacing w:after="160" w:line="259" w:lineRule="auto"/>
      </w:pPr>
      <w:r w:rsidRPr="00C45EE8">
        <w:rPr>
          <w:rtl/>
        </w:rPr>
        <w:t xml:space="preserve">בצד ימין של הסרגל יש שדה חיפוש המאפשר חיפוש של פרטים </w:t>
      </w:r>
      <w:r w:rsidRPr="00C45EE8">
        <w:rPr>
          <w:rFonts w:hint="cs"/>
          <w:rtl/>
        </w:rPr>
        <w:t>כמו</w:t>
      </w:r>
      <w:r w:rsidRPr="00C45EE8">
        <w:rPr>
          <w:rtl/>
        </w:rPr>
        <w:t xml:space="preserve"> חשבון, טרנזקציה או בלוק ספציפי</w:t>
      </w:r>
      <w:r w:rsidRPr="00C45EE8">
        <w:rPr>
          <w:rFonts w:hint="cs"/>
          <w:rtl/>
        </w:rPr>
        <w:t xml:space="preserve"> לפי כתובת.</w:t>
      </w:r>
    </w:p>
    <w:p w14:paraId="318E5CB5" w14:textId="77777777" w:rsidR="00FB38DF" w:rsidRPr="00C45EE8" w:rsidRDefault="00FB38DF" w:rsidP="00FB38DF">
      <w:pPr>
        <w:pStyle w:val="ListParagraph"/>
        <w:numPr>
          <w:ilvl w:val="0"/>
          <w:numId w:val="5"/>
        </w:numPr>
        <w:tabs>
          <w:tab w:val="left" w:pos="7468"/>
        </w:tabs>
        <w:bidi/>
        <w:spacing w:after="160" w:line="259" w:lineRule="auto"/>
      </w:pPr>
      <w:r w:rsidRPr="00C45EE8">
        <w:rPr>
          <w:rtl/>
        </w:rPr>
        <w:t>בנוסף, יש אייקונים למעבר בין מצב לילה</w:t>
      </w:r>
      <w:r w:rsidRPr="00C45EE8">
        <w:t xml:space="preserve"> (Dark Mode) </w:t>
      </w:r>
    </w:p>
    <w:p w14:paraId="3D875842" w14:textId="77777777" w:rsidR="00FB38DF" w:rsidRPr="00C45EE8" w:rsidRDefault="00FB38DF" w:rsidP="00FB38DF">
      <w:pPr>
        <w:pStyle w:val="ListParagraph"/>
        <w:tabs>
          <w:tab w:val="left" w:pos="7468"/>
        </w:tabs>
        <w:bidi/>
      </w:pPr>
      <w:r w:rsidRPr="00C45EE8">
        <w:rPr>
          <w:rtl/>
        </w:rPr>
        <w:t>למצב יום</w:t>
      </w:r>
      <w:r w:rsidRPr="00C45EE8">
        <w:rPr>
          <w:rFonts w:hint="cs"/>
          <w:rtl/>
        </w:rPr>
        <w:t xml:space="preserve"> </w:t>
      </w:r>
      <w:r w:rsidRPr="00C45EE8">
        <w:t>(Light Mode)</w:t>
      </w:r>
      <w:r w:rsidRPr="00C45EE8">
        <w:rPr>
          <w:rFonts w:hint="cs"/>
          <w:rtl/>
        </w:rPr>
        <w:t>.</w:t>
      </w:r>
    </w:p>
    <w:p w14:paraId="0C51A0EA" w14:textId="77777777" w:rsidR="00FB38DF" w:rsidRPr="00BC495B" w:rsidRDefault="00FB38DF" w:rsidP="00FB38DF">
      <w:pPr>
        <w:tabs>
          <w:tab w:val="left" w:pos="7468"/>
        </w:tabs>
        <w:bidi/>
        <w:rPr>
          <w:sz w:val="28"/>
          <w:szCs w:val="28"/>
        </w:rPr>
      </w:pPr>
      <w:r w:rsidRPr="00BC495B">
        <w:rPr>
          <w:b/>
          <w:bCs/>
          <w:sz w:val="28"/>
          <w:szCs w:val="28"/>
          <w:rtl/>
        </w:rPr>
        <w:t>כותרת מרכזית</w:t>
      </w:r>
      <w:r w:rsidRPr="00BC495B">
        <w:rPr>
          <w:b/>
          <w:bCs/>
          <w:sz w:val="28"/>
          <w:szCs w:val="28"/>
        </w:rPr>
        <w:t xml:space="preserve"> (Hero Section)</w:t>
      </w:r>
      <w:r>
        <w:rPr>
          <w:b/>
          <w:bCs/>
          <w:sz w:val="28"/>
          <w:szCs w:val="28"/>
        </w:rPr>
        <w:t xml:space="preserve"> </w:t>
      </w:r>
    </w:p>
    <w:p w14:paraId="3296E8AE" w14:textId="77777777" w:rsidR="00FB38DF" w:rsidRPr="00C45EE8" w:rsidRDefault="00FB38DF" w:rsidP="00FB38DF">
      <w:pPr>
        <w:pStyle w:val="ListParagraph"/>
        <w:numPr>
          <w:ilvl w:val="0"/>
          <w:numId w:val="6"/>
        </w:numPr>
        <w:tabs>
          <w:tab w:val="left" w:pos="7468"/>
        </w:tabs>
        <w:bidi/>
        <w:spacing w:after="160" w:line="259" w:lineRule="auto"/>
      </w:pPr>
      <w:r w:rsidRPr="00C45EE8">
        <w:rPr>
          <w:rtl/>
        </w:rPr>
        <w:t>במרכז העמוד מופיעה הכותרת</w:t>
      </w:r>
      <w:r w:rsidRPr="00C45EE8">
        <w:rPr>
          <w:rFonts w:hint="cs"/>
          <w:rtl/>
        </w:rPr>
        <w:t xml:space="preserve"> והסבר על האתר בשורה.</w:t>
      </w:r>
    </w:p>
    <w:p w14:paraId="6269337A" w14:textId="77777777" w:rsidR="00FB38DF" w:rsidRPr="00C45EE8" w:rsidRDefault="00FB38DF" w:rsidP="00FB38DF">
      <w:pPr>
        <w:pStyle w:val="ListParagraph"/>
        <w:numPr>
          <w:ilvl w:val="0"/>
          <w:numId w:val="6"/>
        </w:numPr>
        <w:tabs>
          <w:tab w:val="left" w:pos="7468"/>
        </w:tabs>
        <w:bidi/>
        <w:spacing w:after="160" w:line="259" w:lineRule="auto"/>
      </w:pPr>
      <w:r w:rsidRPr="00C45EE8">
        <w:rPr>
          <w:rFonts w:hint="cs"/>
          <w:rtl/>
        </w:rPr>
        <w:t xml:space="preserve">לחיצה על </w:t>
      </w:r>
      <w:r w:rsidRPr="00C45EE8">
        <w:rPr>
          <w:rtl/>
        </w:rPr>
        <w:t>כפתור</w:t>
      </w:r>
      <w:r w:rsidRPr="00C45EE8">
        <w:t xml:space="preserve"> Get Started </w:t>
      </w:r>
      <w:r w:rsidRPr="00C45EE8">
        <w:rPr>
          <w:rFonts w:hint="cs"/>
          <w:rtl/>
        </w:rPr>
        <w:t>ש</w:t>
      </w:r>
      <w:r w:rsidRPr="00C45EE8">
        <w:rPr>
          <w:rtl/>
        </w:rPr>
        <w:t xml:space="preserve">ממוקם </w:t>
      </w:r>
      <w:r w:rsidRPr="00C45EE8">
        <w:rPr>
          <w:rFonts w:hint="cs"/>
          <w:rtl/>
        </w:rPr>
        <w:t>מ</w:t>
      </w:r>
      <w:r w:rsidRPr="00C45EE8">
        <w:rPr>
          <w:rtl/>
        </w:rPr>
        <w:t>תחת</w:t>
      </w:r>
      <w:r w:rsidRPr="00C45EE8">
        <w:rPr>
          <w:rFonts w:hint="cs"/>
          <w:rtl/>
        </w:rPr>
        <w:t xml:space="preserve"> לכותרת</w:t>
      </w:r>
      <w:r w:rsidRPr="00C45EE8">
        <w:rPr>
          <w:rtl/>
        </w:rPr>
        <w:t xml:space="preserve"> </w:t>
      </w:r>
      <w:r w:rsidRPr="00C45EE8">
        <w:rPr>
          <w:rFonts w:hint="cs"/>
          <w:rtl/>
        </w:rPr>
        <w:t>תוביל</w:t>
      </w:r>
      <w:r w:rsidRPr="00C45EE8">
        <w:rPr>
          <w:rtl/>
        </w:rPr>
        <w:t xml:space="preserve"> את המשתמש </w:t>
      </w:r>
      <w:r w:rsidRPr="00C45EE8">
        <w:rPr>
          <w:rFonts w:hint="cs"/>
          <w:rtl/>
        </w:rPr>
        <w:t xml:space="preserve">לעמוד ה </w:t>
      </w:r>
      <w:r w:rsidRPr="00C45EE8">
        <w:t>Dashboard</w:t>
      </w:r>
      <w:r w:rsidRPr="00C45EE8">
        <w:rPr>
          <w:rFonts w:hint="cs"/>
          <w:rtl/>
        </w:rPr>
        <w:t>, שבו ניתן לראות טרנזקציות ובלוקים.</w:t>
      </w:r>
    </w:p>
    <w:p w14:paraId="78E8A81B" w14:textId="77777777" w:rsidR="00FB38DF" w:rsidRPr="00BC495B" w:rsidRDefault="00FB38DF" w:rsidP="00FB38DF">
      <w:pPr>
        <w:tabs>
          <w:tab w:val="left" w:pos="7468"/>
        </w:tabs>
        <w:bidi/>
        <w:rPr>
          <w:sz w:val="28"/>
          <w:szCs w:val="28"/>
        </w:rPr>
      </w:pPr>
      <w:r w:rsidRPr="00BC495B">
        <w:rPr>
          <w:b/>
          <w:bCs/>
          <w:sz w:val="28"/>
          <w:szCs w:val="28"/>
          <w:rtl/>
        </w:rPr>
        <w:t>כרטיסיות מטבעות</w:t>
      </w:r>
      <w:r w:rsidRPr="00BC495B">
        <w:rPr>
          <w:b/>
          <w:bCs/>
          <w:sz w:val="28"/>
          <w:szCs w:val="28"/>
        </w:rPr>
        <w:t xml:space="preserve"> (Cryptocurrency Cards)</w:t>
      </w:r>
      <w:r>
        <w:rPr>
          <w:b/>
          <w:bCs/>
          <w:sz w:val="28"/>
          <w:szCs w:val="28"/>
        </w:rPr>
        <w:t xml:space="preserve"> </w:t>
      </w:r>
    </w:p>
    <w:p w14:paraId="10861D61" w14:textId="77777777" w:rsidR="00FB38DF" w:rsidRPr="00C45EE8" w:rsidRDefault="00FB38DF" w:rsidP="00FB38DF">
      <w:pPr>
        <w:pStyle w:val="ListParagraph"/>
        <w:numPr>
          <w:ilvl w:val="0"/>
          <w:numId w:val="7"/>
        </w:numPr>
        <w:tabs>
          <w:tab w:val="left" w:pos="7468"/>
        </w:tabs>
        <w:bidi/>
        <w:spacing w:after="160" w:line="259" w:lineRule="auto"/>
      </w:pPr>
      <w:r w:rsidRPr="00C45EE8">
        <w:rPr>
          <w:rtl/>
        </w:rPr>
        <w:t>מתחת לכותרת המרכזית מופיעות כרטיסיות המציגות מטבעות קריפטו</w:t>
      </w:r>
      <w:r w:rsidRPr="00C45EE8">
        <w:rPr>
          <w:rFonts w:hint="cs"/>
          <w:rtl/>
        </w:rPr>
        <w:t xml:space="preserve"> שונים שקיים עליהם מידע באתר</w:t>
      </w:r>
      <w:r w:rsidRPr="00C45EE8">
        <w:rPr>
          <w:rtl/>
        </w:rPr>
        <w:t xml:space="preserve">, </w:t>
      </w:r>
      <w:r w:rsidRPr="00C45EE8">
        <w:rPr>
          <w:rFonts w:hint="cs"/>
          <w:rtl/>
        </w:rPr>
        <w:t xml:space="preserve">כמו </w:t>
      </w:r>
      <w:r w:rsidRPr="00C45EE8">
        <w:t>BNB</w:t>
      </w:r>
      <w:r w:rsidRPr="00C45EE8">
        <w:rPr>
          <w:rFonts w:hint="cs"/>
          <w:rtl/>
        </w:rPr>
        <w:t xml:space="preserve">, </w:t>
      </w:r>
      <w:r w:rsidRPr="00C45EE8">
        <w:t>Ethereum</w:t>
      </w:r>
      <w:r w:rsidRPr="00C45EE8">
        <w:rPr>
          <w:rFonts w:hint="cs"/>
          <w:rtl/>
        </w:rPr>
        <w:t xml:space="preserve">, </w:t>
      </w:r>
      <w:r w:rsidRPr="00C45EE8">
        <w:t>Cardano</w:t>
      </w:r>
      <w:r w:rsidRPr="00C45EE8">
        <w:rPr>
          <w:rFonts w:hint="cs"/>
          <w:rtl/>
        </w:rPr>
        <w:t xml:space="preserve">, </w:t>
      </w:r>
    </w:p>
    <w:p w14:paraId="0421D89A" w14:textId="77777777" w:rsidR="00FB38DF" w:rsidRPr="00C45EE8" w:rsidRDefault="00FB38DF" w:rsidP="00FB38DF">
      <w:pPr>
        <w:pStyle w:val="ListParagraph"/>
        <w:tabs>
          <w:tab w:val="left" w:pos="7468"/>
        </w:tabs>
        <w:bidi/>
      </w:pPr>
      <w:r w:rsidRPr="00C45EE8">
        <w:t>Bitcoin</w:t>
      </w:r>
      <w:r w:rsidRPr="00C45EE8">
        <w:rPr>
          <w:rFonts w:hint="cs"/>
          <w:rtl/>
        </w:rPr>
        <w:t xml:space="preserve">, </w:t>
      </w:r>
      <w:r w:rsidRPr="00C45EE8">
        <w:t>Dogecoin</w:t>
      </w:r>
      <w:r w:rsidRPr="00C45EE8">
        <w:rPr>
          <w:rFonts w:hint="cs"/>
          <w:rtl/>
        </w:rPr>
        <w:t>.</w:t>
      </w:r>
    </w:p>
    <w:p w14:paraId="217F2E90" w14:textId="77777777" w:rsidR="00FB38DF" w:rsidRPr="00C45EE8" w:rsidRDefault="00FB38DF" w:rsidP="00FB38DF">
      <w:pPr>
        <w:pStyle w:val="ListParagraph"/>
        <w:numPr>
          <w:ilvl w:val="0"/>
          <w:numId w:val="7"/>
        </w:numPr>
        <w:tabs>
          <w:tab w:val="left" w:pos="7468"/>
        </w:tabs>
        <w:bidi/>
        <w:spacing w:line="259" w:lineRule="auto"/>
      </w:pPr>
      <w:r w:rsidRPr="00C45EE8">
        <w:rPr>
          <w:rFonts w:hint="cs"/>
          <w:rtl/>
        </w:rPr>
        <w:t xml:space="preserve">בעת מעבר </w:t>
      </w:r>
      <w:r w:rsidRPr="00C45EE8">
        <w:rPr>
          <w:rtl/>
        </w:rPr>
        <w:t xml:space="preserve">עם העכבר מעל כרטיסיה מסוימת, </w:t>
      </w:r>
      <w:r w:rsidRPr="00C45EE8">
        <w:rPr>
          <w:rFonts w:hint="cs"/>
          <w:rtl/>
        </w:rPr>
        <w:t>יופיע</w:t>
      </w:r>
      <w:r w:rsidRPr="00C45EE8">
        <w:rPr>
          <w:rtl/>
        </w:rPr>
        <w:t xml:space="preserve"> תיאור קצר של המטבע וכפתור נוסף</w:t>
      </w:r>
      <w:r w:rsidRPr="00C45EE8">
        <w:t xml:space="preserve">More Details </w:t>
      </w:r>
      <w:r w:rsidRPr="00C45EE8">
        <w:rPr>
          <w:rFonts w:hint="cs"/>
          <w:rtl/>
        </w:rPr>
        <w:t xml:space="preserve"> </w:t>
      </w:r>
      <w:r w:rsidRPr="00C45EE8">
        <w:rPr>
          <w:rtl/>
        </w:rPr>
        <w:t>המוביל לעמוד עם פרטים נוספים</w:t>
      </w:r>
      <w:r w:rsidRPr="00C45EE8">
        <w:rPr>
          <w:rFonts w:hint="cs"/>
          <w:rtl/>
        </w:rPr>
        <w:t xml:space="preserve"> על המטבע.</w:t>
      </w:r>
    </w:p>
    <w:p w14:paraId="272A2102" w14:textId="77777777" w:rsidR="00FB38DF" w:rsidRPr="00BC495B" w:rsidRDefault="00FB38DF" w:rsidP="00FB38DF">
      <w:pPr>
        <w:tabs>
          <w:tab w:val="left" w:pos="7468"/>
        </w:tabs>
        <w:bidi/>
        <w:ind w:left="1440"/>
        <w:rPr>
          <w:sz w:val="28"/>
          <w:szCs w:val="28"/>
          <w:rtl/>
        </w:rPr>
      </w:pPr>
    </w:p>
    <w:p w14:paraId="16410346" w14:textId="77777777" w:rsidR="00FB38DF" w:rsidRPr="00BC495B" w:rsidRDefault="00FB38DF" w:rsidP="00FB38DF">
      <w:pPr>
        <w:tabs>
          <w:tab w:val="left" w:pos="7468"/>
        </w:tabs>
        <w:bidi/>
        <w:rPr>
          <w:sz w:val="28"/>
          <w:szCs w:val="28"/>
        </w:rPr>
      </w:pPr>
      <w:r w:rsidRPr="00BC495B">
        <w:rPr>
          <w:b/>
          <w:bCs/>
          <w:sz w:val="28"/>
          <w:szCs w:val="28"/>
          <w:rtl/>
        </w:rPr>
        <w:t>תחתית העמוד</w:t>
      </w:r>
      <w:r w:rsidRPr="00BC495B">
        <w:rPr>
          <w:b/>
          <w:bCs/>
          <w:sz w:val="28"/>
          <w:szCs w:val="28"/>
        </w:rPr>
        <w:t xml:space="preserve"> (Footer)</w:t>
      </w:r>
      <w:r>
        <w:rPr>
          <w:b/>
          <w:bCs/>
          <w:sz w:val="28"/>
          <w:szCs w:val="28"/>
        </w:rPr>
        <w:t xml:space="preserve"> </w:t>
      </w:r>
      <w:r>
        <w:rPr>
          <w:rFonts w:cstheme="minorBidi"/>
          <w:sz w:val="28"/>
          <w:szCs w:val="28"/>
          <w:rtl/>
        </w:rPr>
        <w:t>–</w:t>
      </w:r>
      <w:r>
        <w:rPr>
          <w:rFonts w:hint="cs"/>
          <w:sz w:val="28"/>
          <w:szCs w:val="28"/>
          <w:rtl/>
        </w:rPr>
        <w:t xml:space="preserve"> </w:t>
      </w:r>
      <w:r w:rsidRPr="00014939">
        <w:rPr>
          <w:rFonts w:hint="cs"/>
          <w:b/>
          <w:bCs/>
          <w:sz w:val="28"/>
          <w:szCs w:val="28"/>
          <w:rtl/>
        </w:rPr>
        <w:t>תקף לכל עמוד באתר</w:t>
      </w:r>
    </w:p>
    <w:p w14:paraId="57275B16" w14:textId="77777777" w:rsidR="00FB38DF" w:rsidRPr="00C45EE8" w:rsidRDefault="00FB38DF" w:rsidP="00FB38DF">
      <w:pPr>
        <w:pStyle w:val="ListParagraph"/>
        <w:numPr>
          <w:ilvl w:val="0"/>
          <w:numId w:val="8"/>
        </w:numPr>
        <w:tabs>
          <w:tab w:val="left" w:pos="7468"/>
        </w:tabs>
        <w:bidi/>
        <w:spacing w:after="160" w:line="259" w:lineRule="auto"/>
      </w:pPr>
      <w:r w:rsidRPr="00C45EE8">
        <w:rPr>
          <w:rtl/>
        </w:rPr>
        <w:t>בתחתית העמוד יש אזור</w:t>
      </w:r>
      <w:r w:rsidRPr="00C45EE8">
        <w:rPr>
          <w:rFonts w:hint="cs"/>
          <w:rtl/>
        </w:rPr>
        <w:t xml:space="preserve"> שמציע</w:t>
      </w:r>
      <w:r w:rsidRPr="00C45EE8">
        <w:rPr>
          <w:rtl/>
        </w:rPr>
        <w:t xml:space="preserve"> מידע נוסף על האתר</w:t>
      </w:r>
      <w:r w:rsidRPr="00C45EE8">
        <w:rPr>
          <w:rFonts w:hint="cs"/>
          <w:rtl/>
        </w:rPr>
        <w:t xml:space="preserve"> עם </w:t>
      </w:r>
      <w:r w:rsidRPr="00C45EE8">
        <w:rPr>
          <w:rtl/>
        </w:rPr>
        <w:t>קישורים לעמודים</w:t>
      </w:r>
      <w:r w:rsidRPr="00C45EE8">
        <w:rPr>
          <w:rFonts w:hint="cs"/>
          <w:rtl/>
        </w:rPr>
        <w:t xml:space="preserve"> </w:t>
      </w:r>
      <w:r w:rsidRPr="00C45EE8">
        <w:t>About</w:t>
      </w:r>
      <w:r w:rsidRPr="00C45EE8">
        <w:rPr>
          <w:rFonts w:hint="cs"/>
          <w:rtl/>
        </w:rPr>
        <w:t xml:space="preserve"> ו </w:t>
      </w:r>
      <w:r w:rsidRPr="00C45EE8">
        <w:t>Contact us</w:t>
      </w:r>
      <w:r w:rsidRPr="00C45EE8">
        <w:rPr>
          <w:rFonts w:hint="cs"/>
          <w:rtl/>
        </w:rPr>
        <w:t>.</w:t>
      </w:r>
    </w:p>
    <w:p w14:paraId="1BDE3FD9" w14:textId="77777777" w:rsidR="00FB38DF" w:rsidRDefault="00FB38DF" w:rsidP="00FB38DF">
      <w:pPr>
        <w:pStyle w:val="ListParagraph"/>
        <w:numPr>
          <w:ilvl w:val="0"/>
          <w:numId w:val="8"/>
        </w:numPr>
        <w:tabs>
          <w:tab w:val="left" w:pos="7468"/>
        </w:tabs>
        <w:bidi/>
        <w:spacing w:after="160" w:line="259" w:lineRule="auto"/>
      </w:pPr>
      <w:r w:rsidRPr="00C45EE8">
        <w:rPr>
          <w:rFonts w:hint="cs"/>
          <w:rtl/>
        </w:rPr>
        <w:t>בנוסף, בחלק התחתון של הדף מופיעות</w:t>
      </w:r>
      <w:r w:rsidRPr="00C45EE8">
        <w:rPr>
          <w:rtl/>
        </w:rPr>
        <w:t xml:space="preserve"> זכויות יוצרים</w:t>
      </w:r>
      <w:r w:rsidRPr="00C45EE8">
        <w:rPr>
          <w:rFonts w:hint="cs"/>
          <w:rtl/>
        </w:rPr>
        <w:t>.</w:t>
      </w:r>
    </w:p>
    <w:p w14:paraId="38442E0A" w14:textId="77777777" w:rsidR="00FB38DF" w:rsidRDefault="00FB38DF" w:rsidP="00FB38DF">
      <w:pPr>
        <w:tabs>
          <w:tab w:val="left" w:pos="7468"/>
        </w:tabs>
        <w:bidi/>
        <w:rPr>
          <w:rtl/>
        </w:rPr>
      </w:pPr>
    </w:p>
    <w:p w14:paraId="2AA7170B" w14:textId="77777777" w:rsidR="00FB38DF" w:rsidRDefault="00FB38DF" w:rsidP="00FB38DF">
      <w:pPr>
        <w:tabs>
          <w:tab w:val="left" w:pos="7468"/>
        </w:tabs>
        <w:bidi/>
        <w:rPr>
          <w:rtl/>
        </w:rPr>
      </w:pPr>
    </w:p>
    <w:p w14:paraId="672BB991" w14:textId="77777777" w:rsidR="00FB38DF" w:rsidRDefault="00FB38DF" w:rsidP="00FB38DF">
      <w:pPr>
        <w:tabs>
          <w:tab w:val="left" w:pos="7468"/>
        </w:tabs>
        <w:bidi/>
        <w:rPr>
          <w:rtl/>
        </w:rPr>
      </w:pPr>
    </w:p>
    <w:p w14:paraId="137ACED6" w14:textId="77777777" w:rsidR="00FB38DF" w:rsidRDefault="00FB38DF" w:rsidP="00FB38DF">
      <w:pPr>
        <w:tabs>
          <w:tab w:val="left" w:pos="7468"/>
        </w:tabs>
        <w:bidi/>
        <w:rPr>
          <w:rtl/>
        </w:rPr>
      </w:pPr>
    </w:p>
    <w:p w14:paraId="695DB571" w14:textId="77777777" w:rsidR="00FB38DF" w:rsidRDefault="00FB38DF" w:rsidP="00FB38DF">
      <w:pPr>
        <w:tabs>
          <w:tab w:val="left" w:pos="7468"/>
        </w:tabs>
        <w:bidi/>
        <w:rPr>
          <w:rtl/>
        </w:rPr>
      </w:pPr>
    </w:p>
    <w:p w14:paraId="4B0697C0" w14:textId="77777777" w:rsidR="00FB38DF" w:rsidRDefault="00FB38DF" w:rsidP="00FB38DF">
      <w:pPr>
        <w:tabs>
          <w:tab w:val="left" w:pos="7468"/>
        </w:tabs>
        <w:bidi/>
        <w:rPr>
          <w:rtl/>
        </w:rPr>
      </w:pPr>
    </w:p>
    <w:p w14:paraId="56F88993" w14:textId="77777777" w:rsidR="00FB38DF" w:rsidRDefault="00FB38DF" w:rsidP="00FB38DF">
      <w:pPr>
        <w:tabs>
          <w:tab w:val="left" w:pos="7468"/>
        </w:tabs>
        <w:bidi/>
        <w:rPr>
          <w:rtl/>
        </w:rPr>
      </w:pPr>
    </w:p>
    <w:p w14:paraId="17C2AAAA" w14:textId="77777777" w:rsidR="00FB38DF" w:rsidRDefault="00FB38DF" w:rsidP="00FB38DF">
      <w:pPr>
        <w:tabs>
          <w:tab w:val="left" w:pos="7468"/>
        </w:tabs>
        <w:bidi/>
        <w:rPr>
          <w:rtl/>
        </w:rPr>
      </w:pPr>
    </w:p>
    <w:p w14:paraId="221A0291" w14:textId="77777777" w:rsidR="00FB38DF" w:rsidRDefault="00FB38DF" w:rsidP="00FB38DF">
      <w:pPr>
        <w:tabs>
          <w:tab w:val="left" w:pos="7468"/>
        </w:tabs>
        <w:bidi/>
        <w:rPr>
          <w:rtl/>
        </w:rPr>
      </w:pPr>
    </w:p>
    <w:p w14:paraId="5AE1411A" w14:textId="77777777" w:rsidR="00FB38DF" w:rsidRDefault="00FB38DF" w:rsidP="00FB38DF">
      <w:pPr>
        <w:tabs>
          <w:tab w:val="left" w:pos="7468"/>
        </w:tabs>
        <w:bidi/>
        <w:rPr>
          <w:rtl/>
        </w:rPr>
      </w:pPr>
    </w:p>
    <w:p w14:paraId="0E8B66C7" w14:textId="77777777" w:rsidR="00FB38DF" w:rsidRDefault="00FB38DF" w:rsidP="00FB38DF">
      <w:pPr>
        <w:tabs>
          <w:tab w:val="left" w:pos="7468"/>
        </w:tabs>
        <w:bidi/>
        <w:rPr>
          <w:rtl/>
        </w:rPr>
      </w:pPr>
    </w:p>
    <w:p w14:paraId="14F29C17" w14:textId="77777777" w:rsidR="00FB38DF" w:rsidRDefault="00FB38DF" w:rsidP="00FB38DF">
      <w:pPr>
        <w:tabs>
          <w:tab w:val="left" w:pos="7468"/>
        </w:tabs>
        <w:bidi/>
        <w:rPr>
          <w:rtl/>
        </w:rPr>
      </w:pPr>
    </w:p>
    <w:p w14:paraId="3A5ACFE2" w14:textId="77777777" w:rsidR="00FB38DF" w:rsidRDefault="00FB38DF" w:rsidP="00FB38DF">
      <w:pPr>
        <w:tabs>
          <w:tab w:val="left" w:pos="7468"/>
        </w:tabs>
        <w:bidi/>
        <w:rPr>
          <w:rtl/>
        </w:rPr>
      </w:pPr>
    </w:p>
    <w:p w14:paraId="5D327D3E" w14:textId="77777777" w:rsidR="002F3D16" w:rsidRDefault="002F3D16" w:rsidP="00FB38DF">
      <w:pPr>
        <w:tabs>
          <w:tab w:val="left" w:pos="7468"/>
        </w:tabs>
        <w:bidi/>
        <w:rPr>
          <w:b/>
          <w:bCs/>
          <w:sz w:val="28"/>
          <w:szCs w:val="28"/>
          <w:rtl/>
        </w:rPr>
      </w:pPr>
    </w:p>
    <w:p w14:paraId="72598FB8" w14:textId="77777777" w:rsidR="002F3D16" w:rsidRDefault="002F3D16" w:rsidP="002F3D16">
      <w:pPr>
        <w:tabs>
          <w:tab w:val="left" w:pos="7468"/>
        </w:tabs>
        <w:bidi/>
        <w:rPr>
          <w:b/>
          <w:bCs/>
          <w:sz w:val="28"/>
          <w:szCs w:val="28"/>
          <w:rtl/>
        </w:rPr>
      </w:pPr>
    </w:p>
    <w:p w14:paraId="03016B4E" w14:textId="77777777" w:rsidR="002F3D16" w:rsidRDefault="002F3D16" w:rsidP="002F3D16">
      <w:pPr>
        <w:tabs>
          <w:tab w:val="left" w:pos="7468"/>
        </w:tabs>
        <w:bidi/>
        <w:rPr>
          <w:b/>
          <w:bCs/>
          <w:sz w:val="28"/>
          <w:szCs w:val="28"/>
          <w:rtl/>
        </w:rPr>
      </w:pPr>
    </w:p>
    <w:p w14:paraId="4F1AF422" w14:textId="77777777" w:rsidR="002F3D16" w:rsidRDefault="002F3D16" w:rsidP="002F3D16">
      <w:pPr>
        <w:tabs>
          <w:tab w:val="left" w:pos="7468"/>
        </w:tabs>
        <w:bidi/>
        <w:rPr>
          <w:b/>
          <w:bCs/>
          <w:sz w:val="28"/>
          <w:szCs w:val="28"/>
          <w:rtl/>
        </w:rPr>
      </w:pPr>
    </w:p>
    <w:p w14:paraId="48E5ED6A" w14:textId="439BB03E" w:rsidR="00FB38DF" w:rsidRPr="008D5FA4" w:rsidRDefault="00FB38DF" w:rsidP="002F3D16">
      <w:pPr>
        <w:tabs>
          <w:tab w:val="left" w:pos="7468"/>
        </w:tabs>
        <w:bidi/>
        <w:rPr>
          <w:b/>
          <w:bCs/>
          <w:sz w:val="28"/>
          <w:szCs w:val="28"/>
        </w:rPr>
      </w:pPr>
      <w:r w:rsidRPr="008D5FA4">
        <w:rPr>
          <w:rFonts w:hint="cs"/>
          <w:b/>
          <w:bCs/>
          <w:sz w:val="28"/>
          <w:szCs w:val="28"/>
          <w:rtl/>
        </w:rPr>
        <w:t>עמוד ה-</w:t>
      </w:r>
      <w:r w:rsidRPr="008D5FA4">
        <w:rPr>
          <w:b/>
          <w:bCs/>
          <w:sz w:val="28"/>
          <w:szCs w:val="28"/>
        </w:rPr>
        <w:t>Dashboard</w:t>
      </w:r>
      <w:r w:rsidRPr="008D5FA4">
        <w:rPr>
          <w:rFonts w:hint="cs"/>
          <w:b/>
          <w:bCs/>
          <w:sz w:val="28"/>
          <w:szCs w:val="28"/>
          <w:rtl/>
        </w:rPr>
        <w:t>:</w:t>
      </w:r>
    </w:p>
    <w:p w14:paraId="37D1CCF5" w14:textId="33A60658" w:rsidR="00FB38DF" w:rsidRPr="008D5FA4" w:rsidRDefault="00F54616" w:rsidP="00FB38DF">
      <w:pPr>
        <w:tabs>
          <w:tab w:val="left" w:pos="7468"/>
        </w:tabs>
        <w:bidi/>
        <w:rPr>
          <w:b/>
          <w:bCs/>
          <w:sz w:val="28"/>
          <w:szCs w:val="28"/>
        </w:rPr>
      </w:pPr>
      <w:r w:rsidRPr="008D5FA4">
        <w:rPr>
          <w:b/>
          <w:bCs/>
          <w:noProof/>
          <w:sz w:val="28"/>
          <w:szCs w:val="28"/>
        </w:rPr>
        <w:drawing>
          <wp:anchor distT="0" distB="0" distL="114300" distR="114300" simplePos="0" relativeHeight="251658243" behindDoc="1" locked="0" layoutInCell="1" allowOverlap="1" wp14:anchorId="1DDAD512" wp14:editId="034E247B">
            <wp:simplePos x="0" y="0"/>
            <wp:positionH relativeFrom="margin">
              <wp:align>right</wp:align>
            </wp:positionH>
            <wp:positionV relativeFrom="paragraph">
              <wp:posOffset>2380463</wp:posOffset>
            </wp:positionV>
            <wp:extent cx="5481955" cy="2023745"/>
            <wp:effectExtent l="0" t="0" r="4445" b="0"/>
            <wp:wrapTight wrapText="bothSides">
              <wp:wrapPolygon edited="0">
                <wp:start x="0" y="0"/>
                <wp:lineTo x="0" y="21349"/>
                <wp:lineTo x="21542" y="21349"/>
                <wp:lineTo x="21542" y="0"/>
                <wp:lineTo x="0" y="0"/>
              </wp:wrapPolygon>
            </wp:wrapTight>
            <wp:docPr id="1242791832" name="תמונה 8" descr="תמונה שמכילה טקסט, צילום מסך, תוכנה, מערכת הפע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91832" name="תמונה 8" descr="תמונה שמכילה טקסט, צילום מסך, תוכנה, מערכת הפעלה&#10;&#10;התיאור נוצר באופן אוטומטי"/>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3535" r="4942" b="-1"/>
                    <a:stretch/>
                  </pic:blipFill>
                  <pic:spPr bwMode="auto">
                    <a:xfrm>
                      <a:off x="0" y="0"/>
                      <a:ext cx="5481955" cy="2023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38DF" w:rsidRPr="008D5FA4">
        <w:rPr>
          <w:b/>
          <w:bCs/>
          <w:noProof/>
          <w:sz w:val="28"/>
          <w:szCs w:val="28"/>
        </w:rPr>
        <w:drawing>
          <wp:inline distT="0" distB="0" distL="0" distR="0" wp14:anchorId="25CA1FE2" wp14:editId="1976569C">
            <wp:extent cx="5494020" cy="2362200"/>
            <wp:effectExtent l="0" t="0" r="0" b="0"/>
            <wp:docPr id="1099192047"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9760" r="4143" b="12659"/>
                    <a:stretch/>
                  </pic:blipFill>
                  <pic:spPr bwMode="auto">
                    <a:xfrm>
                      <a:off x="0" y="0"/>
                      <a:ext cx="5494020" cy="2362200"/>
                    </a:xfrm>
                    <a:prstGeom prst="rect">
                      <a:avLst/>
                    </a:prstGeom>
                    <a:noFill/>
                    <a:ln>
                      <a:noFill/>
                    </a:ln>
                    <a:extLst>
                      <a:ext uri="{53640926-AAD7-44D8-BBD7-CCE9431645EC}">
                        <a14:shadowObscured xmlns:a14="http://schemas.microsoft.com/office/drawing/2010/main"/>
                      </a:ext>
                    </a:extLst>
                  </pic:spPr>
                </pic:pic>
              </a:graphicData>
            </a:graphic>
          </wp:inline>
        </w:drawing>
      </w:r>
    </w:p>
    <w:p w14:paraId="06B0977E" w14:textId="13AECAC8" w:rsidR="00FB38DF" w:rsidRPr="008D5FA4" w:rsidRDefault="00FB38DF" w:rsidP="00FB38DF">
      <w:pPr>
        <w:tabs>
          <w:tab w:val="left" w:pos="7468"/>
        </w:tabs>
        <w:bidi/>
        <w:rPr>
          <w:b/>
          <w:bCs/>
          <w:sz w:val="28"/>
          <w:szCs w:val="28"/>
        </w:rPr>
      </w:pPr>
    </w:p>
    <w:p w14:paraId="3FB07100" w14:textId="77777777" w:rsidR="00FB38DF" w:rsidRDefault="00FB38DF" w:rsidP="00FB38DF">
      <w:pPr>
        <w:pStyle w:val="ListParagraph"/>
        <w:numPr>
          <w:ilvl w:val="0"/>
          <w:numId w:val="5"/>
        </w:numPr>
        <w:tabs>
          <w:tab w:val="left" w:pos="7468"/>
        </w:tabs>
        <w:bidi/>
        <w:spacing w:after="160" w:line="259" w:lineRule="auto"/>
      </w:pPr>
      <w:r w:rsidRPr="008D5FA4">
        <w:rPr>
          <w:rtl/>
        </w:rPr>
        <w:t>בראש העמוד מופיעה הכותרת</w:t>
      </w:r>
      <w:r w:rsidRPr="008D5FA4">
        <w:t xml:space="preserve"> "Dashboard" </w:t>
      </w:r>
      <w:r w:rsidRPr="008D5FA4">
        <w:rPr>
          <w:rtl/>
        </w:rPr>
        <w:t>בצורה בולטת, מה שמאפשר למשתמש להבין באיזה עמוד הוא נמצא</w:t>
      </w:r>
      <w:r w:rsidRPr="008D5FA4">
        <w:t>.</w:t>
      </w:r>
    </w:p>
    <w:p w14:paraId="6EEBD7A0" w14:textId="77777777" w:rsidR="00FB38DF" w:rsidRPr="008D5FA4" w:rsidRDefault="00FB38DF" w:rsidP="00FB38DF">
      <w:pPr>
        <w:tabs>
          <w:tab w:val="left" w:pos="7468"/>
        </w:tabs>
        <w:bidi/>
        <w:ind w:left="360"/>
      </w:pPr>
      <w:r w:rsidRPr="008D5FA4">
        <w:rPr>
          <w:b/>
          <w:bCs/>
          <w:sz w:val="28"/>
          <w:szCs w:val="28"/>
          <w:rtl/>
        </w:rPr>
        <w:t>טבלת טרנזקציות אחרונות</w:t>
      </w:r>
      <w:r w:rsidRPr="008D5FA4">
        <w:rPr>
          <w:b/>
          <w:bCs/>
          <w:sz w:val="28"/>
          <w:szCs w:val="28"/>
        </w:rPr>
        <w:t xml:space="preserve"> (Latest Transactions):</w:t>
      </w:r>
    </w:p>
    <w:p w14:paraId="68BC1207" w14:textId="77777777" w:rsidR="00FB38DF" w:rsidRPr="008D5FA4" w:rsidRDefault="00FB38DF" w:rsidP="00FB38DF">
      <w:pPr>
        <w:pStyle w:val="ListParagraph"/>
        <w:tabs>
          <w:tab w:val="left" w:pos="7468"/>
        </w:tabs>
        <w:bidi/>
      </w:pPr>
      <w:r w:rsidRPr="008D5FA4">
        <w:rPr>
          <w:rtl/>
        </w:rPr>
        <w:t>החלק הראשון בעמוד מציג טבלה של הטרנזקציות האחרונות שבוצעו</w:t>
      </w:r>
      <w:r w:rsidRPr="008D5FA4">
        <w:t>.</w:t>
      </w:r>
    </w:p>
    <w:p w14:paraId="120C8EF5" w14:textId="77777777" w:rsidR="00FB38DF" w:rsidRPr="008D5FA4" w:rsidRDefault="00FB38DF" w:rsidP="00FB38DF">
      <w:pPr>
        <w:pStyle w:val="ListParagraph"/>
        <w:tabs>
          <w:tab w:val="left" w:pos="7468"/>
        </w:tabs>
        <w:bidi/>
      </w:pPr>
      <w:r w:rsidRPr="008D5FA4">
        <w:rPr>
          <w:rtl/>
        </w:rPr>
        <w:t>בטבלה ישנם מספר עמודות</w:t>
      </w:r>
      <w:r w:rsidRPr="008D5FA4">
        <w:t>:</w:t>
      </w:r>
    </w:p>
    <w:p w14:paraId="06D4FC83" w14:textId="77777777" w:rsidR="00FB38DF" w:rsidRPr="008D5FA4" w:rsidRDefault="00FB38DF" w:rsidP="00FB38DF">
      <w:pPr>
        <w:pStyle w:val="ListParagraph"/>
        <w:numPr>
          <w:ilvl w:val="0"/>
          <w:numId w:val="11"/>
        </w:numPr>
        <w:tabs>
          <w:tab w:val="left" w:pos="7468"/>
        </w:tabs>
        <w:bidi/>
        <w:spacing w:after="160" w:line="259" w:lineRule="auto"/>
      </w:pPr>
      <w:r w:rsidRPr="008D5FA4">
        <w:t xml:space="preserve">Time </w:t>
      </w:r>
      <w:r w:rsidRPr="008D5FA4">
        <w:rPr>
          <w:rtl/>
        </w:rPr>
        <w:t>מציג את הזמן שבו התבצעה הטרנזקציה</w:t>
      </w:r>
      <w:r w:rsidRPr="008D5FA4">
        <w:t>.</w:t>
      </w:r>
    </w:p>
    <w:p w14:paraId="33E7E736" w14:textId="77777777" w:rsidR="00FB38DF" w:rsidRPr="008D5FA4" w:rsidRDefault="00FB38DF" w:rsidP="00FB38DF">
      <w:pPr>
        <w:pStyle w:val="ListParagraph"/>
        <w:numPr>
          <w:ilvl w:val="0"/>
          <w:numId w:val="11"/>
        </w:numPr>
        <w:tabs>
          <w:tab w:val="left" w:pos="7468"/>
        </w:tabs>
        <w:bidi/>
        <w:spacing w:after="160" w:line="259" w:lineRule="auto"/>
      </w:pPr>
      <w:r w:rsidRPr="008D5FA4">
        <w:t xml:space="preserve">Amount: </w:t>
      </w:r>
      <w:r>
        <w:rPr>
          <w:rFonts w:hint="cs"/>
          <w:rtl/>
        </w:rPr>
        <w:t xml:space="preserve"> </w:t>
      </w:r>
      <w:r w:rsidRPr="008D5FA4">
        <w:rPr>
          <w:rtl/>
        </w:rPr>
        <w:t>מציג את כמות המטבעות שהועברו והסוג שלהם</w:t>
      </w:r>
      <w:r w:rsidRPr="008D5FA4">
        <w:t xml:space="preserve"> </w:t>
      </w:r>
      <w:proofErr w:type="gramStart"/>
      <w:r w:rsidRPr="008D5FA4">
        <w:rPr>
          <w:rtl/>
        </w:rPr>
        <w:t>לדוגמה</w:t>
      </w:r>
      <w:r>
        <w:rPr>
          <w:rFonts w:hint="cs"/>
          <w:rtl/>
        </w:rPr>
        <w:t xml:space="preserve"> </w:t>
      </w:r>
      <w:r w:rsidRPr="008D5FA4">
        <w:t xml:space="preserve"> </w:t>
      </w:r>
      <w:proofErr w:type="spellStart"/>
      <w:r w:rsidRPr="008D5FA4">
        <w:t>wUSD</w:t>
      </w:r>
      <w:proofErr w:type="spellEnd"/>
      <w:proofErr w:type="gramEnd"/>
      <w:r w:rsidRPr="008D5FA4">
        <w:t xml:space="preserve">, </w:t>
      </w:r>
      <w:proofErr w:type="spellStart"/>
      <w:r w:rsidRPr="008D5FA4">
        <w:t>wBTC</w:t>
      </w:r>
      <w:proofErr w:type="spellEnd"/>
      <w:r w:rsidRPr="008D5FA4">
        <w:t xml:space="preserve">, </w:t>
      </w:r>
      <w:proofErr w:type="spellStart"/>
      <w:r w:rsidRPr="008D5FA4">
        <w:t>wETH</w:t>
      </w:r>
      <w:proofErr w:type="spellEnd"/>
      <w:r w:rsidRPr="008D5FA4">
        <w:t>).</w:t>
      </w:r>
    </w:p>
    <w:p w14:paraId="629DD03E" w14:textId="77777777" w:rsidR="00FB38DF" w:rsidRPr="008D5FA4" w:rsidRDefault="00FB38DF" w:rsidP="00FB38DF">
      <w:pPr>
        <w:pStyle w:val="ListParagraph"/>
        <w:numPr>
          <w:ilvl w:val="0"/>
          <w:numId w:val="11"/>
        </w:numPr>
        <w:tabs>
          <w:tab w:val="left" w:pos="7468"/>
        </w:tabs>
        <w:bidi/>
        <w:spacing w:after="160" w:line="259" w:lineRule="auto"/>
      </w:pPr>
      <w:r w:rsidRPr="008D5FA4">
        <w:t xml:space="preserve">Sender Profile: </w:t>
      </w:r>
      <w:r>
        <w:rPr>
          <w:rFonts w:hint="cs"/>
          <w:rtl/>
        </w:rPr>
        <w:t xml:space="preserve"> </w:t>
      </w:r>
      <w:r w:rsidRPr="008D5FA4">
        <w:rPr>
          <w:rtl/>
        </w:rPr>
        <w:t>כתובת הארנק של השולח</w:t>
      </w:r>
      <w:r w:rsidRPr="008D5FA4">
        <w:t>.</w:t>
      </w:r>
    </w:p>
    <w:p w14:paraId="5B4ABB41" w14:textId="77777777" w:rsidR="00FB38DF" w:rsidRPr="008D5FA4" w:rsidRDefault="00FB38DF" w:rsidP="00FB38DF">
      <w:pPr>
        <w:pStyle w:val="ListParagraph"/>
        <w:numPr>
          <w:ilvl w:val="0"/>
          <w:numId w:val="11"/>
        </w:numPr>
        <w:tabs>
          <w:tab w:val="left" w:pos="7468"/>
        </w:tabs>
        <w:bidi/>
        <w:spacing w:after="160" w:line="259" w:lineRule="auto"/>
      </w:pPr>
      <w:r w:rsidRPr="008D5FA4">
        <w:t xml:space="preserve">Recipient Profile: </w:t>
      </w:r>
      <w:r>
        <w:rPr>
          <w:rFonts w:hint="cs"/>
          <w:rtl/>
        </w:rPr>
        <w:t xml:space="preserve"> </w:t>
      </w:r>
      <w:r w:rsidRPr="008D5FA4">
        <w:rPr>
          <w:rtl/>
        </w:rPr>
        <w:t>כתובת הארנק של המקבל</w:t>
      </w:r>
      <w:r w:rsidRPr="008D5FA4">
        <w:t>.</w:t>
      </w:r>
    </w:p>
    <w:p w14:paraId="5CFE998F" w14:textId="77777777" w:rsidR="00FB38DF" w:rsidRPr="008D5FA4" w:rsidRDefault="00FB38DF" w:rsidP="00FB38DF">
      <w:pPr>
        <w:pStyle w:val="ListParagraph"/>
        <w:numPr>
          <w:ilvl w:val="0"/>
          <w:numId w:val="11"/>
        </w:numPr>
        <w:tabs>
          <w:tab w:val="left" w:pos="7468"/>
        </w:tabs>
        <w:bidi/>
        <w:spacing w:after="160" w:line="259" w:lineRule="auto"/>
      </w:pPr>
      <w:r w:rsidRPr="008D5FA4">
        <w:t xml:space="preserve">Transaction </w:t>
      </w:r>
      <w:proofErr w:type="gramStart"/>
      <w:r w:rsidRPr="008D5FA4">
        <w:t>Detail</w:t>
      </w:r>
      <w:r>
        <w:t>s</w:t>
      </w:r>
      <w:r w:rsidRPr="008D5FA4">
        <w:t xml:space="preserve"> </w:t>
      </w:r>
      <w:r>
        <w:rPr>
          <w:rFonts w:hint="cs"/>
          <w:rtl/>
        </w:rPr>
        <w:t xml:space="preserve"> </w:t>
      </w:r>
      <w:r w:rsidRPr="008D5FA4">
        <w:rPr>
          <w:rtl/>
        </w:rPr>
        <w:t>קישור</w:t>
      </w:r>
      <w:proofErr w:type="gramEnd"/>
      <w:r w:rsidRPr="008D5FA4">
        <w:rPr>
          <w:rtl/>
        </w:rPr>
        <w:t xml:space="preserve"> לפרטים נוספים על הטרנזקציה בבלוקצ'יין</w:t>
      </w:r>
      <w:r w:rsidRPr="008D5FA4">
        <w:t>.</w:t>
      </w:r>
    </w:p>
    <w:p w14:paraId="2E55E0D6" w14:textId="77777777" w:rsidR="00FB38DF" w:rsidRPr="008D5FA4" w:rsidRDefault="00FB38DF" w:rsidP="00FB38DF">
      <w:pPr>
        <w:tabs>
          <w:tab w:val="left" w:pos="7468"/>
        </w:tabs>
        <w:bidi/>
        <w:ind w:left="283"/>
      </w:pPr>
      <w:r w:rsidRPr="008D5FA4">
        <w:rPr>
          <w:rtl/>
        </w:rPr>
        <w:t>בתחתית הטבלה יש כפתור</w:t>
      </w:r>
      <w:r w:rsidRPr="008D5FA4">
        <w:t xml:space="preserve"> "View all transactions" </w:t>
      </w:r>
      <w:r w:rsidRPr="008D5FA4">
        <w:rPr>
          <w:rtl/>
        </w:rPr>
        <w:t>שמוביל לעמוד המציג את כל הטרנזקציו</w:t>
      </w:r>
      <w:r>
        <w:rPr>
          <w:rFonts w:hint="cs"/>
          <w:rtl/>
        </w:rPr>
        <w:t>ת.</w:t>
      </w:r>
      <w:r w:rsidRPr="00D30B3B">
        <w:rPr>
          <w:b/>
          <w:bCs/>
          <w:sz w:val="28"/>
          <w:szCs w:val="28"/>
        </w:rPr>
        <w:t xml:space="preserve"> </w:t>
      </w:r>
    </w:p>
    <w:p w14:paraId="2F9F3C13" w14:textId="77777777" w:rsidR="00FB38DF" w:rsidRPr="008D5FA4" w:rsidRDefault="00FB38DF" w:rsidP="00FB38DF">
      <w:pPr>
        <w:pStyle w:val="ListParagraph"/>
        <w:tabs>
          <w:tab w:val="left" w:pos="7468"/>
        </w:tabs>
        <w:bidi/>
      </w:pPr>
    </w:p>
    <w:p w14:paraId="0AD05F93" w14:textId="77777777" w:rsidR="00FB38DF" w:rsidRDefault="00FB38DF" w:rsidP="00FB38DF">
      <w:pPr>
        <w:pStyle w:val="ListParagraph"/>
        <w:tabs>
          <w:tab w:val="left" w:pos="7468"/>
        </w:tabs>
        <w:bidi/>
        <w:rPr>
          <w:b/>
          <w:bCs/>
          <w:sz w:val="28"/>
          <w:szCs w:val="28"/>
          <w:rtl/>
        </w:rPr>
      </w:pPr>
    </w:p>
    <w:p w14:paraId="76EF467E" w14:textId="77777777" w:rsidR="00FB38DF" w:rsidRDefault="00FB38DF" w:rsidP="00FB38DF">
      <w:pPr>
        <w:pStyle w:val="ListParagraph"/>
        <w:tabs>
          <w:tab w:val="left" w:pos="7468"/>
        </w:tabs>
        <w:bidi/>
        <w:rPr>
          <w:b/>
          <w:bCs/>
          <w:sz w:val="28"/>
          <w:szCs w:val="28"/>
          <w:rtl/>
        </w:rPr>
      </w:pPr>
    </w:p>
    <w:p w14:paraId="54704389" w14:textId="77777777" w:rsidR="00FB38DF" w:rsidRDefault="00FB38DF" w:rsidP="00FB38DF">
      <w:pPr>
        <w:pStyle w:val="ListParagraph"/>
        <w:tabs>
          <w:tab w:val="left" w:pos="7468"/>
        </w:tabs>
        <w:bidi/>
        <w:rPr>
          <w:b/>
          <w:bCs/>
          <w:sz w:val="28"/>
          <w:szCs w:val="28"/>
          <w:rtl/>
        </w:rPr>
      </w:pPr>
    </w:p>
    <w:p w14:paraId="71DBD108" w14:textId="77777777" w:rsidR="00FB38DF" w:rsidRDefault="00FB38DF" w:rsidP="00FB38DF">
      <w:pPr>
        <w:pStyle w:val="ListParagraph"/>
        <w:tabs>
          <w:tab w:val="left" w:pos="7468"/>
        </w:tabs>
        <w:bidi/>
        <w:rPr>
          <w:rtl/>
        </w:rPr>
      </w:pPr>
      <w:r w:rsidRPr="008D5FA4">
        <w:rPr>
          <w:b/>
          <w:bCs/>
          <w:sz w:val="28"/>
          <w:szCs w:val="28"/>
          <w:rtl/>
        </w:rPr>
        <w:t>טבלת בלוקים אחרונים</w:t>
      </w:r>
      <w:r w:rsidRPr="008D5FA4">
        <w:rPr>
          <w:b/>
          <w:bCs/>
          <w:sz w:val="28"/>
          <w:szCs w:val="28"/>
        </w:rPr>
        <w:t xml:space="preserve"> (Latest Blocks):</w:t>
      </w:r>
    </w:p>
    <w:p w14:paraId="18EF2030" w14:textId="77777777" w:rsidR="00FB38DF" w:rsidRPr="008D5FA4" w:rsidRDefault="00FB38DF" w:rsidP="00FB38DF">
      <w:pPr>
        <w:pStyle w:val="ListParagraph"/>
        <w:tabs>
          <w:tab w:val="left" w:pos="7468"/>
        </w:tabs>
        <w:bidi/>
      </w:pPr>
    </w:p>
    <w:p w14:paraId="28B283B7" w14:textId="77777777" w:rsidR="00FB38DF" w:rsidRPr="00F73EA4" w:rsidRDefault="00FB38DF" w:rsidP="00FB38DF">
      <w:pPr>
        <w:pStyle w:val="ListParagraph"/>
        <w:tabs>
          <w:tab w:val="left" w:pos="7468"/>
        </w:tabs>
        <w:bidi/>
      </w:pPr>
      <w:r w:rsidRPr="00F73EA4">
        <w:rPr>
          <w:rtl/>
        </w:rPr>
        <w:t>החלק השני בעמוד מציג טבלה של הבלוקים האחרונים שנוצרו</w:t>
      </w:r>
      <w:r w:rsidRPr="00F73EA4">
        <w:t>.</w:t>
      </w:r>
    </w:p>
    <w:p w14:paraId="6373D8BF" w14:textId="77777777" w:rsidR="00FB38DF" w:rsidRPr="00F73EA4" w:rsidRDefault="00FB38DF" w:rsidP="00FB38DF">
      <w:pPr>
        <w:pStyle w:val="ListParagraph"/>
        <w:tabs>
          <w:tab w:val="left" w:pos="7468"/>
        </w:tabs>
        <w:bidi/>
      </w:pPr>
      <w:r w:rsidRPr="00F73EA4">
        <w:rPr>
          <w:rtl/>
        </w:rPr>
        <w:t>בטבלה ישנם מספר עמודות</w:t>
      </w:r>
      <w:r w:rsidRPr="00F73EA4">
        <w:t>:</w:t>
      </w:r>
    </w:p>
    <w:p w14:paraId="6E4F0C59" w14:textId="77777777" w:rsidR="00FB38DF" w:rsidRPr="008D5FA4" w:rsidRDefault="00FB38DF" w:rsidP="00FB38DF">
      <w:pPr>
        <w:pStyle w:val="ListParagraph"/>
        <w:numPr>
          <w:ilvl w:val="0"/>
          <w:numId w:val="12"/>
        </w:numPr>
        <w:tabs>
          <w:tab w:val="left" w:pos="7468"/>
        </w:tabs>
        <w:bidi/>
        <w:spacing w:after="160" w:line="259" w:lineRule="auto"/>
      </w:pPr>
      <w:r w:rsidRPr="008D5FA4">
        <w:t>Time</w:t>
      </w:r>
      <w:r>
        <w:t>:</w:t>
      </w:r>
      <w:r>
        <w:rPr>
          <w:rFonts w:hint="cs"/>
          <w:rtl/>
        </w:rPr>
        <w:t xml:space="preserve"> </w:t>
      </w:r>
      <w:r w:rsidRPr="008D5FA4">
        <w:rPr>
          <w:rtl/>
        </w:rPr>
        <w:t>מציג את הזמן שבו נוצר הבלוק</w:t>
      </w:r>
      <w:r w:rsidRPr="008D5FA4">
        <w:t>.</w:t>
      </w:r>
    </w:p>
    <w:p w14:paraId="6999A0ED" w14:textId="77777777" w:rsidR="00FB38DF" w:rsidRPr="008D5FA4" w:rsidRDefault="00FB38DF" w:rsidP="00FB38DF">
      <w:pPr>
        <w:pStyle w:val="ListParagraph"/>
        <w:numPr>
          <w:ilvl w:val="0"/>
          <w:numId w:val="12"/>
        </w:numPr>
        <w:tabs>
          <w:tab w:val="left" w:pos="7468"/>
        </w:tabs>
        <w:bidi/>
        <w:spacing w:after="160" w:line="259" w:lineRule="auto"/>
      </w:pPr>
      <w:r w:rsidRPr="008D5FA4">
        <w:t xml:space="preserve">Transactions: </w:t>
      </w:r>
      <w:r w:rsidRPr="008D5FA4">
        <w:rPr>
          <w:rtl/>
        </w:rPr>
        <w:t>מציג את מספר הטרנזקציות בבלוק</w:t>
      </w:r>
      <w:r w:rsidRPr="008D5FA4">
        <w:t>.</w:t>
      </w:r>
    </w:p>
    <w:p w14:paraId="45BF81D5" w14:textId="77777777" w:rsidR="00FB38DF" w:rsidRPr="008D5FA4" w:rsidRDefault="00FB38DF" w:rsidP="00FB38DF">
      <w:pPr>
        <w:pStyle w:val="ListParagraph"/>
        <w:numPr>
          <w:ilvl w:val="0"/>
          <w:numId w:val="12"/>
        </w:numPr>
        <w:tabs>
          <w:tab w:val="left" w:pos="7468"/>
        </w:tabs>
        <w:bidi/>
        <w:spacing w:after="160" w:line="259" w:lineRule="auto"/>
      </w:pPr>
      <w:r w:rsidRPr="008D5FA4">
        <w:t xml:space="preserve">Block Number: </w:t>
      </w:r>
      <w:r w:rsidRPr="008D5FA4">
        <w:rPr>
          <w:rtl/>
        </w:rPr>
        <w:t>מציג את מספר הבלוק</w:t>
      </w:r>
      <w:r w:rsidRPr="008D5FA4">
        <w:t>.</w:t>
      </w:r>
    </w:p>
    <w:p w14:paraId="5EE4AB22" w14:textId="77777777" w:rsidR="00FB38DF" w:rsidRPr="008D5FA4" w:rsidRDefault="00FB38DF" w:rsidP="00FB38DF">
      <w:pPr>
        <w:pStyle w:val="ListParagraph"/>
        <w:numPr>
          <w:ilvl w:val="0"/>
          <w:numId w:val="12"/>
        </w:numPr>
        <w:tabs>
          <w:tab w:val="left" w:pos="7468"/>
        </w:tabs>
        <w:bidi/>
        <w:spacing w:after="160" w:line="259" w:lineRule="auto"/>
      </w:pPr>
      <w:r w:rsidRPr="008D5FA4">
        <w:t xml:space="preserve">Block Details: </w:t>
      </w:r>
      <w:r>
        <w:rPr>
          <w:rFonts w:hint="cs"/>
          <w:rtl/>
        </w:rPr>
        <w:t xml:space="preserve"> </w:t>
      </w:r>
      <w:r w:rsidRPr="008D5FA4">
        <w:rPr>
          <w:rtl/>
        </w:rPr>
        <w:t>קישור לפרטים נוספים על הבלוק בבלוקצ'יין</w:t>
      </w:r>
      <w:r w:rsidRPr="008D5FA4">
        <w:t>.</w:t>
      </w:r>
    </w:p>
    <w:p w14:paraId="058620A1" w14:textId="77777777" w:rsidR="00FB38DF" w:rsidRDefault="00FB38DF" w:rsidP="00FB38DF">
      <w:pPr>
        <w:pStyle w:val="ListParagraph"/>
        <w:tabs>
          <w:tab w:val="left" w:pos="7468"/>
        </w:tabs>
        <w:bidi/>
      </w:pPr>
      <w:r w:rsidRPr="008D5FA4">
        <w:rPr>
          <w:rtl/>
        </w:rPr>
        <w:t>בתחתית הטבלה יש כפתור</w:t>
      </w:r>
      <w:r w:rsidRPr="008D5FA4">
        <w:t xml:space="preserve"> "View all blocks" </w:t>
      </w:r>
      <w:r w:rsidRPr="008D5FA4">
        <w:rPr>
          <w:rtl/>
        </w:rPr>
        <w:t>שמוביל לעמוד המציג את כל הבלוקים</w:t>
      </w:r>
      <w:r w:rsidRPr="008D5FA4">
        <w:t>.</w:t>
      </w:r>
    </w:p>
    <w:p w14:paraId="059E7BD6" w14:textId="77777777" w:rsidR="00FB38DF" w:rsidRDefault="00FB38DF" w:rsidP="00FB38DF">
      <w:pPr>
        <w:tabs>
          <w:tab w:val="left" w:pos="7468"/>
        </w:tabs>
        <w:bidi/>
        <w:rPr>
          <w:rtl/>
        </w:rPr>
      </w:pPr>
    </w:p>
    <w:p w14:paraId="2C016ED3" w14:textId="77777777" w:rsidR="00FB38DF" w:rsidRDefault="00FB38DF" w:rsidP="00FB38DF">
      <w:pPr>
        <w:tabs>
          <w:tab w:val="left" w:pos="7468"/>
        </w:tabs>
        <w:bidi/>
        <w:rPr>
          <w:b/>
          <w:bCs/>
          <w:sz w:val="28"/>
          <w:szCs w:val="28"/>
        </w:rPr>
      </w:pPr>
      <w:r w:rsidRPr="008D5FA4">
        <w:rPr>
          <w:rFonts w:hint="cs"/>
          <w:b/>
          <w:bCs/>
          <w:sz w:val="28"/>
          <w:szCs w:val="28"/>
          <w:rtl/>
        </w:rPr>
        <w:t>עמוד ה-</w:t>
      </w:r>
      <w:r w:rsidRPr="008D5FA4">
        <w:rPr>
          <w:b/>
          <w:bCs/>
          <w:sz w:val="28"/>
          <w:szCs w:val="28"/>
        </w:rPr>
        <w:t>Transactions</w:t>
      </w:r>
      <w:r w:rsidRPr="008D5FA4">
        <w:rPr>
          <w:rFonts w:hint="cs"/>
          <w:b/>
          <w:bCs/>
          <w:sz w:val="28"/>
          <w:szCs w:val="28"/>
          <w:rtl/>
        </w:rPr>
        <w:t>:</w:t>
      </w:r>
    </w:p>
    <w:p w14:paraId="553E8E2B" w14:textId="77777777" w:rsidR="004C7ADE" w:rsidRDefault="004C7ADE" w:rsidP="004C7ADE">
      <w:pPr>
        <w:tabs>
          <w:tab w:val="left" w:pos="7468"/>
        </w:tabs>
        <w:bidi/>
        <w:rPr>
          <w:b/>
          <w:bCs/>
          <w:sz w:val="28"/>
          <w:szCs w:val="28"/>
        </w:rPr>
      </w:pPr>
    </w:p>
    <w:p w14:paraId="0B738D81" w14:textId="6B084B27" w:rsidR="004C7ADE" w:rsidRDefault="004C7ADE" w:rsidP="004C7ADE">
      <w:pPr>
        <w:tabs>
          <w:tab w:val="left" w:pos="7468"/>
        </w:tabs>
        <w:bidi/>
        <w:rPr>
          <w:b/>
          <w:bCs/>
          <w:sz w:val="28"/>
          <w:szCs w:val="28"/>
          <w:rtl/>
        </w:rPr>
      </w:pPr>
      <w:r>
        <w:rPr>
          <w:noProof/>
        </w:rPr>
        <w:drawing>
          <wp:anchor distT="0" distB="0" distL="114300" distR="114300" simplePos="0" relativeHeight="251661315" behindDoc="1" locked="0" layoutInCell="1" allowOverlap="1" wp14:anchorId="38380756" wp14:editId="42F860A1">
            <wp:simplePos x="0" y="0"/>
            <wp:positionH relativeFrom="margin">
              <wp:posOffset>635</wp:posOffset>
            </wp:positionH>
            <wp:positionV relativeFrom="paragraph">
              <wp:posOffset>231140</wp:posOffset>
            </wp:positionV>
            <wp:extent cx="5942965" cy="3077210"/>
            <wp:effectExtent l="0" t="0" r="635" b="8890"/>
            <wp:wrapTight wrapText="bothSides">
              <wp:wrapPolygon edited="0">
                <wp:start x="0" y="0"/>
                <wp:lineTo x="0" y="21529"/>
                <wp:lineTo x="21533" y="21529"/>
                <wp:lineTo x="21533" y="0"/>
                <wp:lineTo x="0" y="0"/>
              </wp:wrapPolygon>
            </wp:wrapTight>
            <wp:docPr id="1306058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58911"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2965" cy="3077210"/>
                    </a:xfrm>
                    <a:prstGeom prst="rect">
                      <a:avLst/>
                    </a:prstGeom>
                  </pic:spPr>
                </pic:pic>
              </a:graphicData>
            </a:graphic>
          </wp:anchor>
        </w:drawing>
      </w:r>
    </w:p>
    <w:p w14:paraId="4E056354" w14:textId="77B1635B" w:rsidR="00FB38DF" w:rsidRPr="008D5FA4" w:rsidRDefault="00FB38DF" w:rsidP="00FB38DF">
      <w:pPr>
        <w:tabs>
          <w:tab w:val="left" w:pos="7468"/>
        </w:tabs>
        <w:bidi/>
        <w:rPr>
          <w:b/>
          <w:bCs/>
          <w:sz w:val="28"/>
          <w:szCs w:val="28"/>
        </w:rPr>
      </w:pPr>
    </w:p>
    <w:p w14:paraId="3FC05CB7" w14:textId="2AAE9C63" w:rsidR="00FB38DF" w:rsidRPr="00723E15" w:rsidRDefault="00FB38DF" w:rsidP="00FB38DF">
      <w:pPr>
        <w:tabs>
          <w:tab w:val="left" w:pos="7468"/>
        </w:tabs>
        <w:bidi/>
        <w:rPr>
          <w:b/>
          <w:bCs/>
          <w:sz w:val="28"/>
          <w:szCs w:val="28"/>
        </w:rPr>
      </w:pPr>
    </w:p>
    <w:p w14:paraId="51B1B218" w14:textId="77777777" w:rsidR="00FB38DF" w:rsidRPr="008D5FA4" w:rsidRDefault="00FB38DF" w:rsidP="00FB38DF">
      <w:pPr>
        <w:tabs>
          <w:tab w:val="left" w:pos="7468"/>
        </w:tabs>
        <w:bidi/>
        <w:rPr>
          <w:rtl/>
        </w:rPr>
      </w:pPr>
    </w:p>
    <w:p w14:paraId="290A25DA" w14:textId="77777777" w:rsidR="00FB38DF" w:rsidRDefault="00FB38DF" w:rsidP="00FB38DF">
      <w:pPr>
        <w:pStyle w:val="ListParagraph"/>
        <w:tabs>
          <w:tab w:val="left" w:pos="7468"/>
        </w:tabs>
        <w:bidi/>
        <w:rPr>
          <w:rtl/>
        </w:rPr>
      </w:pPr>
      <w:r w:rsidRPr="00723E15">
        <w:rPr>
          <w:rtl/>
        </w:rPr>
        <w:t>בראש העמוד מופיעה הכותרת</w:t>
      </w:r>
      <w:r w:rsidRPr="00723E15">
        <w:t xml:space="preserve"> "Transactions" </w:t>
      </w:r>
      <w:r w:rsidRPr="00723E15">
        <w:rPr>
          <w:rtl/>
        </w:rPr>
        <w:t>יחד עם ספירת הטרנזקציות הכולל</w:t>
      </w:r>
      <w:r>
        <w:rPr>
          <w:rFonts w:hint="cs"/>
          <w:rtl/>
        </w:rPr>
        <w:t>ת.</w:t>
      </w:r>
    </w:p>
    <w:p w14:paraId="055ADB97" w14:textId="77777777" w:rsidR="00FB38DF" w:rsidRPr="00723E15" w:rsidRDefault="00FB38DF" w:rsidP="00FB38DF">
      <w:pPr>
        <w:pStyle w:val="ListParagraph"/>
        <w:tabs>
          <w:tab w:val="left" w:pos="7468"/>
        </w:tabs>
        <w:bidi/>
      </w:pPr>
      <w:r w:rsidRPr="00723E15">
        <w:t xml:space="preserve"> </w:t>
      </w:r>
      <w:r w:rsidRPr="00723E15">
        <w:rPr>
          <w:rtl/>
        </w:rPr>
        <w:t>זה מאפשר למשתמש לראות את המספר הכולל של הטרנזקציות הזמינות לצפייה</w:t>
      </w:r>
      <w:r w:rsidRPr="00723E15">
        <w:t>.</w:t>
      </w:r>
    </w:p>
    <w:p w14:paraId="09A6D699" w14:textId="77777777" w:rsidR="00FB38DF" w:rsidRPr="00723E15" w:rsidRDefault="00FB38DF" w:rsidP="00FB38DF">
      <w:pPr>
        <w:tabs>
          <w:tab w:val="left" w:pos="7468"/>
        </w:tabs>
        <w:bidi/>
        <w:rPr>
          <w:b/>
          <w:bCs/>
          <w:sz w:val="28"/>
          <w:szCs w:val="28"/>
        </w:rPr>
      </w:pPr>
      <w:r w:rsidRPr="00723E15">
        <w:rPr>
          <w:b/>
          <w:bCs/>
          <w:sz w:val="28"/>
          <w:szCs w:val="28"/>
          <w:rtl/>
        </w:rPr>
        <w:t>טבלת טרנזקציות</w:t>
      </w:r>
      <w:r w:rsidRPr="00723E15">
        <w:rPr>
          <w:b/>
          <w:bCs/>
          <w:sz w:val="28"/>
          <w:szCs w:val="28"/>
        </w:rPr>
        <w:t>:</w:t>
      </w:r>
    </w:p>
    <w:p w14:paraId="60835B89" w14:textId="77777777" w:rsidR="00FB38DF" w:rsidRPr="00723E15" w:rsidRDefault="00FB38DF" w:rsidP="00FB38DF">
      <w:pPr>
        <w:pStyle w:val="ListParagraph"/>
        <w:tabs>
          <w:tab w:val="left" w:pos="7468"/>
        </w:tabs>
        <w:bidi/>
      </w:pPr>
      <w:r w:rsidRPr="00723E15">
        <w:rPr>
          <w:rtl/>
        </w:rPr>
        <w:t>הטבלה בעמוד מציגה את כל הטרנזקציות האחרונות, עם פרטים חשובים על כל טרנזקציה</w:t>
      </w:r>
      <w:r w:rsidRPr="00723E15">
        <w:t>:</w:t>
      </w:r>
    </w:p>
    <w:p w14:paraId="2A5B7A33" w14:textId="77777777" w:rsidR="00FB38DF" w:rsidRPr="00723E15" w:rsidRDefault="00FB38DF" w:rsidP="00FB38DF">
      <w:pPr>
        <w:pStyle w:val="ListParagraph"/>
        <w:numPr>
          <w:ilvl w:val="0"/>
          <w:numId w:val="13"/>
        </w:numPr>
        <w:tabs>
          <w:tab w:val="left" w:pos="7468"/>
        </w:tabs>
        <w:bidi/>
        <w:spacing w:after="160" w:line="259" w:lineRule="auto"/>
      </w:pPr>
      <w:r w:rsidRPr="00723E15">
        <w:t xml:space="preserve">Time: </w:t>
      </w:r>
      <w:r>
        <w:rPr>
          <w:rFonts w:hint="cs"/>
          <w:rtl/>
        </w:rPr>
        <w:t xml:space="preserve"> </w:t>
      </w:r>
      <w:r w:rsidRPr="00723E15">
        <w:rPr>
          <w:rtl/>
        </w:rPr>
        <w:t>מציג את הזמן שבו התבצעה הטרנזקציה</w:t>
      </w:r>
      <w:r w:rsidRPr="00723E15">
        <w:t>.</w:t>
      </w:r>
    </w:p>
    <w:p w14:paraId="126BD1CB" w14:textId="77777777" w:rsidR="00FB38DF" w:rsidRPr="00723E15" w:rsidRDefault="00FB38DF" w:rsidP="00FB38DF">
      <w:pPr>
        <w:pStyle w:val="ListParagraph"/>
        <w:numPr>
          <w:ilvl w:val="0"/>
          <w:numId w:val="13"/>
        </w:numPr>
        <w:tabs>
          <w:tab w:val="left" w:pos="7468"/>
        </w:tabs>
        <w:bidi/>
        <w:spacing w:after="160" w:line="259" w:lineRule="auto"/>
      </w:pPr>
      <w:r w:rsidRPr="00723E15">
        <w:lastRenderedPageBreak/>
        <w:t xml:space="preserve">Amount: </w:t>
      </w:r>
      <w:r>
        <w:rPr>
          <w:rFonts w:hint="cs"/>
          <w:rtl/>
        </w:rPr>
        <w:t xml:space="preserve"> </w:t>
      </w:r>
      <w:r w:rsidRPr="00723E15">
        <w:rPr>
          <w:rtl/>
        </w:rPr>
        <w:t>מציג את כמות המטבעות שהועברו והסוג שלהם</w:t>
      </w:r>
      <w:r>
        <w:rPr>
          <w:rFonts w:hint="cs"/>
          <w:rtl/>
        </w:rPr>
        <w:t xml:space="preserve"> </w:t>
      </w:r>
      <w:r w:rsidRPr="00723E15">
        <w:rPr>
          <w:rtl/>
        </w:rPr>
        <w:t>לדוגמה</w:t>
      </w:r>
      <w:r w:rsidRPr="00723E15">
        <w:t xml:space="preserve"> </w:t>
      </w:r>
      <w:proofErr w:type="spellStart"/>
      <w:r w:rsidRPr="00723E15">
        <w:t>wUSD</w:t>
      </w:r>
      <w:proofErr w:type="spellEnd"/>
      <w:r w:rsidRPr="00723E15">
        <w:t xml:space="preserve">, </w:t>
      </w:r>
      <w:proofErr w:type="spellStart"/>
      <w:r w:rsidRPr="00723E15">
        <w:t>wBTC</w:t>
      </w:r>
      <w:proofErr w:type="spellEnd"/>
      <w:r w:rsidRPr="00723E15">
        <w:t xml:space="preserve">, </w:t>
      </w:r>
      <w:proofErr w:type="spellStart"/>
      <w:r w:rsidRPr="00723E15">
        <w:t>wETH</w:t>
      </w:r>
      <w:proofErr w:type="spellEnd"/>
      <w:r w:rsidRPr="00723E15">
        <w:t>.</w:t>
      </w:r>
    </w:p>
    <w:p w14:paraId="4D5C155D" w14:textId="77777777" w:rsidR="00FB38DF" w:rsidRPr="00723E15" w:rsidRDefault="00FB38DF" w:rsidP="00FB38DF">
      <w:pPr>
        <w:pStyle w:val="ListParagraph"/>
        <w:numPr>
          <w:ilvl w:val="0"/>
          <w:numId w:val="13"/>
        </w:numPr>
        <w:tabs>
          <w:tab w:val="left" w:pos="7468"/>
        </w:tabs>
        <w:bidi/>
        <w:spacing w:after="160" w:line="259" w:lineRule="auto"/>
      </w:pPr>
      <w:r w:rsidRPr="00723E15">
        <w:t xml:space="preserve">Sender Profile: </w:t>
      </w:r>
      <w:r>
        <w:rPr>
          <w:rFonts w:hint="cs"/>
          <w:rtl/>
        </w:rPr>
        <w:t xml:space="preserve"> </w:t>
      </w:r>
      <w:r w:rsidRPr="00723E15">
        <w:rPr>
          <w:rtl/>
        </w:rPr>
        <w:t>מציג את כתובת הארנק של השולח</w:t>
      </w:r>
      <w:r w:rsidRPr="00723E15">
        <w:t>.</w:t>
      </w:r>
    </w:p>
    <w:p w14:paraId="60AC6899" w14:textId="77777777" w:rsidR="00FB38DF" w:rsidRPr="00723E15" w:rsidRDefault="00FB38DF" w:rsidP="00FB38DF">
      <w:pPr>
        <w:pStyle w:val="ListParagraph"/>
        <w:numPr>
          <w:ilvl w:val="0"/>
          <w:numId w:val="13"/>
        </w:numPr>
        <w:tabs>
          <w:tab w:val="left" w:pos="7468"/>
        </w:tabs>
        <w:bidi/>
        <w:spacing w:after="160" w:line="259" w:lineRule="auto"/>
      </w:pPr>
      <w:r w:rsidRPr="00723E15">
        <w:t xml:space="preserve">Recipient Profile: </w:t>
      </w:r>
      <w:r>
        <w:rPr>
          <w:rFonts w:hint="cs"/>
          <w:rtl/>
        </w:rPr>
        <w:t xml:space="preserve"> </w:t>
      </w:r>
      <w:r w:rsidRPr="00723E15">
        <w:rPr>
          <w:rtl/>
        </w:rPr>
        <w:t>מציג את כתובת הארנק של המקבל</w:t>
      </w:r>
      <w:r w:rsidRPr="00723E15">
        <w:t>.</w:t>
      </w:r>
    </w:p>
    <w:p w14:paraId="5135B14A" w14:textId="77777777" w:rsidR="00FB38DF" w:rsidRDefault="00FB38DF" w:rsidP="00FB38DF">
      <w:pPr>
        <w:pStyle w:val="ListParagraph"/>
        <w:numPr>
          <w:ilvl w:val="0"/>
          <w:numId w:val="13"/>
        </w:numPr>
        <w:tabs>
          <w:tab w:val="left" w:pos="7468"/>
        </w:tabs>
        <w:bidi/>
        <w:spacing w:after="160" w:line="259" w:lineRule="auto"/>
      </w:pPr>
      <w:r w:rsidRPr="00723E15">
        <w:t xml:space="preserve">Transaction Details: </w:t>
      </w:r>
      <w:r>
        <w:rPr>
          <w:rFonts w:hint="cs"/>
          <w:rtl/>
        </w:rPr>
        <w:t xml:space="preserve"> </w:t>
      </w:r>
      <w:r w:rsidRPr="00723E15">
        <w:rPr>
          <w:rtl/>
        </w:rPr>
        <w:t>קישור לפרטים נוספים על הטרנזקציה בבלוקצ'יין</w:t>
      </w:r>
      <w:r w:rsidRPr="00723E15">
        <w:t>.</w:t>
      </w:r>
    </w:p>
    <w:p w14:paraId="320C73DA" w14:textId="0813727B" w:rsidR="004C7ADE" w:rsidRPr="004C7ADE" w:rsidRDefault="004C7ADE" w:rsidP="004C7ADE">
      <w:pPr>
        <w:tabs>
          <w:tab w:val="left" w:pos="7468"/>
        </w:tabs>
        <w:bidi/>
        <w:spacing w:after="160" w:line="259" w:lineRule="auto"/>
        <w:ind w:left="1644"/>
        <w:rPr>
          <w:lang w:val="en-US"/>
        </w:rPr>
      </w:pPr>
    </w:p>
    <w:p w14:paraId="13DF3974" w14:textId="1137D250" w:rsidR="00FB38DF" w:rsidRPr="00723E15" w:rsidRDefault="00FB38DF" w:rsidP="00FB38DF">
      <w:pPr>
        <w:tabs>
          <w:tab w:val="left" w:pos="7468"/>
        </w:tabs>
        <w:bidi/>
        <w:rPr>
          <w:b/>
          <w:bCs/>
          <w:sz w:val="28"/>
          <w:szCs w:val="28"/>
        </w:rPr>
      </w:pPr>
      <w:r w:rsidRPr="00723E15">
        <w:rPr>
          <w:b/>
          <w:bCs/>
          <w:sz w:val="28"/>
          <w:szCs w:val="28"/>
          <w:rtl/>
        </w:rPr>
        <w:t>ניווט בין עמודים</w:t>
      </w:r>
      <w:r w:rsidRPr="00723E15">
        <w:rPr>
          <w:b/>
          <w:bCs/>
          <w:sz w:val="28"/>
          <w:szCs w:val="28"/>
        </w:rPr>
        <w:t>:</w:t>
      </w:r>
    </w:p>
    <w:p w14:paraId="75ABDB3F" w14:textId="4C4F0BD4" w:rsidR="00FB38DF" w:rsidRPr="00723E15" w:rsidRDefault="00FB38DF" w:rsidP="00FB38DF">
      <w:pPr>
        <w:tabs>
          <w:tab w:val="left" w:pos="7468"/>
        </w:tabs>
        <w:bidi/>
      </w:pPr>
      <w:r w:rsidRPr="00723E15">
        <w:rPr>
          <w:rtl/>
        </w:rPr>
        <w:t>בתחתית הטבלה יש אפשרויות ניווט בין העמודים השונים של הטרנזקציות</w:t>
      </w:r>
      <w:r w:rsidRPr="00723E15">
        <w:t>:</w:t>
      </w:r>
    </w:p>
    <w:p w14:paraId="5D07045C" w14:textId="38C434F0" w:rsidR="00FB38DF" w:rsidRPr="00723E15" w:rsidRDefault="00FB38DF" w:rsidP="00FB38DF">
      <w:pPr>
        <w:pStyle w:val="ListParagraph"/>
        <w:numPr>
          <w:ilvl w:val="0"/>
          <w:numId w:val="13"/>
        </w:numPr>
        <w:tabs>
          <w:tab w:val="left" w:pos="7468"/>
        </w:tabs>
        <w:bidi/>
        <w:spacing w:after="160" w:line="259" w:lineRule="auto"/>
      </w:pPr>
      <w:r w:rsidRPr="00723E15">
        <w:rPr>
          <w:rtl/>
        </w:rPr>
        <w:t>כפתור</w:t>
      </w:r>
      <w:r w:rsidRPr="00723E15">
        <w:t xml:space="preserve"> "Previous" </w:t>
      </w:r>
      <w:r w:rsidRPr="00723E15">
        <w:rPr>
          <w:rtl/>
        </w:rPr>
        <w:t>(עמוד קודם) משמש למעבר לעמוד הקודם של הטרנזקציות</w:t>
      </w:r>
      <w:r w:rsidRPr="00723E15">
        <w:t>.</w:t>
      </w:r>
    </w:p>
    <w:p w14:paraId="713F1CA7" w14:textId="77777777" w:rsidR="00FB38DF" w:rsidRPr="00723E15" w:rsidRDefault="00FB38DF" w:rsidP="00FB38DF">
      <w:pPr>
        <w:pStyle w:val="ListParagraph"/>
        <w:numPr>
          <w:ilvl w:val="0"/>
          <w:numId w:val="13"/>
        </w:numPr>
        <w:tabs>
          <w:tab w:val="left" w:pos="7468"/>
        </w:tabs>
        <w:bidi/>
        <w:spacing w:after="160" w:line="259" w:lineRule="auto"/>
      </w:pPr>
      <w:r w:rsidRPr="00723E15">
        <w:rPr>
          <w:rtl/>
        </w:rPr>
        <w:t>כפתור</w:t>
      </w:r>
      <w:r w:rsidRPr="00723E15">
        <w:t xml:space="preserve"> "Next" </w:t>
      </w:r>
      <w:r w:rsidRPr="00723E15">
        <w:rPr>
          <w:rtl/>
        </w:rPr>
        <w:t>(עמוד הבא) משמש למעבר לעמוד הבא של הטרנזקציות</w:t>
      </w:r>
      <w:r w:rsidRPr="00723E15">
        <w:t>.</w:t>
      </w:r>
    </w:p>
    <w:p w14:paraId="1D3B2DB4" w14:textId="77777777" w:rsidR="00FB38DF" w:rsidRPr="00723E15" w:rsidRDefault="00FB38DF" w:rsidP="00FB38DF">
      <w:pPr>
        <w:tabs>
          <w:tab w:val="left" w:pos="7468"/>
        </w:tabs>
        <w:bidi/>
      </w:pPr>
      <w:r w:rsidRPr="00723E15">
        <w:rPr>
          <w:rtl/>
        </w:rPr>
        <w:t>מוצג מספר העמוד הנוכחי ומספר העמודים ה</w:t>
      </w:r>
      <w:r>
        <w:rPr>
          <w:rFonts w:hint="cs"/>
          <w:rtl/>
        </w:rPr>
        <w:t>כולל</w:t>
      </w:r>
      <w:r w:rsidRPr="00723E15">
        <w:t xml:space="preserve"> </w:t>
      </w:r>
      <w:r w:rsidRPr="00723E15">
        <w:rPr>
          <w:rtl/>
        </w:rPr>
        <w:t>כך שמשתמש יכול לראות באיזה עמוד הוא נמצא ולהבין כמה עמודים יש בסך הכל</w:t>
      </w:r>
      <w:r w:rsidRPr="00723E15">
        <w:t>.</w:t>
      </w:r>
    </w:p>
    <w:p w14:paraId="02550FC3" w14:textId="77777777" w:rsidR="00FB38DF" w:rsidRDefault="00FB38DF" w:rsidP="00FB38DF">
      <w:pPr>
        <w:tabs>
          <w:tab w:val="left" w:pos="7468"/>
        </w:tabs>
        <w:bidi/>
        <w:rPr>
          <w:b/>
          <w:bCs/>
          <w:sz w:val="28"/>
          <w:szCs w:val="28"/>
          <w:rtl/>
        </w:rPr>
      </w:pPr>
    </w:p>
    <w:p w14:paraId="144A5641" w14:textId="77777777" w:rsidR="00FB38DF" w:rsidRPr="00723E15" w:rsidRDefault="00FB38DF" w:rsidP="00FB38DF">
      <w:pPr>
        <w:tabs>
          <w:tab w:val="left" w:pos="7468"/>
        </w:tabs>
        <w:bidi/>
        <w:rPr>
          <w:b/>
          <w:bCs/>
          <w:sz w:val="28"/>
          <w:szCs w:val="28"/>
        </w:rPr>
      </w:pPr>
      <w:r>
        <w:rPr>
          <w:rFonts w:hint="cs"/>
          <w:b/>
          <w:bCs/>
          <w:sz w:val="28"/>
          <w:szCs w:val="28"/>
          <w:rtl/>
        </w:rPr>
        <w:t>עמוד ה-</w:t>
      </w:r>
      <w:r>
        <w:rPr>
          <w:b/>
          <w:bCs/>
          <w:sz w:val="28"/>
          <w:szCs w:val="28"/>
        </w:rPr>
        <w:t>Blocks</w:t>
      </w:r>
      <w:r>
        <w:rPr>
          <w:rFonts w:hint="cs"/>
          <w:b/>
          <w:bCs/>
          <w:sz w:val="28"/>
          <w:szCs w:val="28"/>
          <w:rtl/>
        </w:rPr>
        <w:t>:</w:t>
      </w:r>
    </w:p>
    <w:p w14:paraId="02DBA7C1" w14:textId="77777777" w:rsidR="00FB38DF" w:rsidRPr="008D5FA4" w:rsidRDefault="00FB38DF" w:rsidP="00FB38DF">
      <w:pPr>
        <w:tabs>
          <w:tab w:val="left" w:pos="7468"/>
        </w:tabs>
        <w:bidi/>
        <w:rPr>
          <w:b/>
          <w:bCs/>
          <w:sz w:val="28"/>
          <w:szCs w:val="28"/>
          <w:rtl/>
        </w:rPr>
      </w:pPr>
    </w:p>
    <w:p w14:paraId="3FBF3AB4" w14:textId="77777777" w:rsidR="00FB38DF" w:rsidRPr="00723E15" w:rsidRDefault="00FB38DF" w:rsidP="00FB38DF">
      <w:pPr>
        <w:tabs>
          <w:tab w:val="left" w:pos="7468"/>
        </w:tabs>
        <w:bidi/>
        <w:rPr>
          <w:b/>
          <w:bCs/>
          <w:sz w:val="28"/>
          <w:szCs w:val="28"/>
        </w:rPr>
      </w:pPr>
      <w:r w:rsidRPr="00723E15">
        <w:rPr>
          <w:b/>
          <w:bCs/>
          <w:noProof/>
          <w:sz w:val="28"/>
          <w:szCs w:val="28"/>
        </w:rPr>
        <w:drawing>
          <wp:inline distT="0" distB="0" distL="0" distR="0" wp14:anchorId="5DA4BB15" wp14:editId="13A9ED92">
            <wp:extent cx="5471160" cy="2770505"/>
            <wp:effectExtent l="0" t="0" r="0" b="0"/>
            <wp:docPr id="83842588" name="תמונה 16" descr="תמונה שמכילה טקסט, צילום מסך, תוכנה, מערכת הפע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2588" name="תמונה 16" descr="תמונה שמכילה טקסט, צילום מסך, תוכנה, מערכת הפעלה&#10;&#10;התיאור נוצר באופן אוטומטי"/>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9009" r="4542"/>
                    <a:stretch/>
                  </pic:blipFill>
                  <pic:spPr bwMode="auto">
                    <a:xfrm>
                      <a:off x="0" y="0"/>
                      <a:ext cx="5471160" cy="2770505"/>
                    </a:xfrm>
                    <a:prstGeom prst="rect">
                      <a:avLst/>
                    </a:prstGeom>
                    <a:noFill/>
                    <a:ln>
                      <a:noFill/>
                    </a:ln>
                    <a:extLst>
                      <a:ext uri="{53640926-AAD7-44D8-BBD7-CCE9431645EC}">
                        <a14:shadowObscured xmlns:a14="http://schemas.microsoft.com/office/drawing/2010/main"/>
                      </a:ext>
                    </a:extLst>
                  </pic:spPr>
                </pic:pic>
              </a:graphicData>
            </a:graphic>
          </wp:inline>
        </w:drawing>
      </w:r>
    </w:p>
    <w:p w14:paraId="263BEFF3" w14:textId="77777777" w:rsidR="00FB38DF" w:rsidRPr="008D5FA4" w:rsidRDefault="00FB38DF" w:rsidP="00FB38DF">
      <w:pPr>
        <w:tabs>
          <w:tab w:val="left" w:pos="7468"/>
        </w:tabs>
        <w:bidi/>
        <w:rPr>
          <w:b/>
          <w:bCs/>
          <w:sz w:val="28"/>
          <w:szCs w:val="28"/>
        </w:rPr>
      </w:pPr>
    </w:p>
    <w:p w14:paraId="6470FE9D" w14:textId="77777777" w:rsidR="00FB38DF" w:rsidRPr="00723E15" w:rsidRDefault="00FB38DF" w:rsidP="00FB38DF">
      <w:pPr>
        <w:tabs>
          <w:tab w:val="left" w:pos="7468"/>
        </w:tabs>
        <w:bidi/>
      </w:pPr>
      <w:r w:rsidRPr="00723E15">
        <w:rPr>
          <w:rtl/>
        </w:rPr>
        <w:t>בראש העמוד מופיעה הכותרת</w:t>
      </w:r>
      <w:r w:rsidRPr="00723E15">
        <w:t xml:space="preserve"> "Blocks" </w:t>
      </w:r>
      <w:r w:rsidRPr="00723E15">
        <w:rPr>
          <w:rtl/>
        </w:rPr>
        <w:t>יחד עם מספר הבלוקים הכולל</w:t>
      </w:r>
      <w:r w:rsidRPr="00723E15">
        <w:t xml:space="preserve"> . </w:t>
      </w:r>
      <w:r w:rsidRPr="00723E15">
        <w:rPr>
          <w:rtl/>
        </w:rPr>
        <w:t>זה מאפשר למשתמש לראות את המספר הכולל של הבלוקים שנוצרו</w:t>
      </w:r>
      <w:r w:rsidRPr="00723E15">
        <w:t>.</w:t>
      </w:r>
    </w:p>
    <w:p w14:paraId="5DE4B5DC" w14:textId="77777777" w:rsidR="00FB38DF" w:rsidRPr="00723E15" w:rsidRDefault="00FB38DF" w:rsidP="00FB38DF">
      <w:pPr>
        <w:tabs>
          <w:tab w:val="left" w:pos="7468"/>
        </w:tabs>
        <w:bidi/>
        <w:rPr>
          <w:b/>
          <w:bCs/>
          <w:sz w:val="28"/>
          <w:szCs w:val="28"/>
        </w:rPr>
      </w:pPr>
      <w:r w:rsidRPr="00723E15">
        <w:rPr>
          <w:b/>
          <w:bCs/>
          <w:sz w:val="28"/>
          <w:szCs w:val="28"/>
          <w:rtl/>
        </w:rPr>
        <w:t>טבלת בלוקים</w:t>
      </w:r>
      <w:r w:rsidRPr="00723E15">
        <w:rPr>
          <w:b/>
          <w:bCs/>
          <w:sz w:val="28"/>
          <w:szCs w:val="28"/>
        </w:rPr>
        <w:t>:</w:t>
      </w:r>
    </w:p>
    <w:p w14:paraId="2A21972F" w14:textId="77777777" w:rsidR="00FB38DF" w:rsidRPr="00723E15" w:rsidRDefault="00FB38DF" w:rsidP="00FB38DF">
      <w:pPr>
        <w:tabs>
          <w:tab w:val="left" w:pos="7468"/>
        </w:tabs>
        <w:bidi/>
      </w:pPr>
      <w:r w:rsidRPr="00723E15">
        <w:rPr>
          <w:rtl/>
        </w:rPr>
        <w:t>הטבלה בעמוד מציגה את הבלוקים האחרונים שנוצרו, עם פרטים חשובים על כל בלוק</w:t>
      </w:r>
      <w:r w:rsidRPr="00723E15">
        <w:t>:</w:t>
      </w:r>
    </w:p>
    <w:p w14:paraId="65B1ACE1" w14:textId="77777777" w:rsidR="00FB38DF" w:rsidRPr="00723E15" w:rsidRDefault="00FB38DF" w:rsidP="00FB38DF">
      <w:pPr>
        <w:pStyle w:val="ListParagraph"/>
        <w:numPr>
          <w:ilvl w:val="0"/>
          <w:numId w:val="9"/>
        </w:numPr>
        <w:tabs>
          <w:tab w:val="left" w:pos="7468"/>
        </w:tabs>
        <w:bidi/>
        <w:spacing w:after="160" w:line="259" w:lineRule="auto"/>
      </w:pPr>
      <w:r w:rsidRPr="00723E15">
        <w:t xml:space="preserve">Time: </w:t>
      </w:r>
      <w:r>
        <w:rPr>
          <w:rFonts w:hint="cs"/>
          <w:rtl/>
        </w:rPr>
        <w:t xml:space="preserve"> </w:t>
      </w:r>
      <w:r w:rsidRPr="00723E15">
        <w:rPr>
          <w:rtl/>
        </w:rPr>
        <w:t>מציג את הזמן שבו נוצר הבלוק</w:t>
      </w:r>
      <w:r w:rsidRPr="00723E15">
        <w:t>.</w:t>
      </w:r>
    </w:p>
    <w:p w14:paraId="6C422687" w14:textId="77777777" w:rsidR="00FB38DF" w:rsidRPr="00723E15" w:rsidRDefault="00FB38DF" w:rsidP="00FB38DF">
      <w:pPr>
        <w:pStyle w:val="ListParagraph"/>
        <w:numPr>
          <w:ilvl w:val="0"/>
          <w:numId w:val="9"/>
        </w:numPr>
        <w:tabs>
          <w:tab w:val="left" w:pos="7468"/>
        </w:tabs>
        <w:bidi/>
        <w:spacing w:after="160" w:line="259" w:lineRule="auto"/>
      </w:pPr>
      <w:r w:rsidRPr="00723E15">
        <w:t xml:space="preserve">Transactions: </w:t>
      </w:r>
      <w:r>
        <w:rPr>
          <w:rFonts w:hint="cs"/>
          <w:rtl/>
        </w:rPr>
        <w:t xml:space="preserve"> </w:t>
      </w:r>
      <w:r w:rsidRPr="00723E15">
        <w:rPr>
          <w:rtl/>
        </w:rPr>
        <w:t>מציג את מספר הטרנזקציות בבלוק (במקרה זה, כל הבלוקים בטבלה מכילים 0 טרנזקציות)</w:t>
      </w:r>
      <w:r w:rsidRPr="00723E15">
        <w:t>.</w:t>
      </w:r>
    </w:p>
    <w:p w14:paraId="40CCED5F" w14:textId="77777777" w:rsidR="00FB38DF" w:rsidRPr="00723E15" w:rsidRDefault="00FB38DF" w:rsidP="00FB38DF">
      <w:pPr>
        <w:pStyle w:val="ListParagraph"/>
        <w:numPr>
          <w:ilvl w:val="0"/>
          <w:numId w:val="9"/>
        </w:numPr>
        <w:tabs>
          <w:tab w:val="left" w:pos="7468"/>
        </w:tabs>
        <w:bidi/>
        <w:spacing w:after="160" w:line="259" w:lineRule="auto"/>
      </w:pPr>
      <w:r w:rsidRPr="00723E15">
        <w:t xml:space="preserve">Block Number: </w:t>
      </w:r>
      <w:r>
        <w:rPr>
          <w:rFonts w:hint="cs"/>
          <w:rtl/>
        </w:rPr>
        <w:t xml:space="preserve"> </w:t>
      </w:r>
      <w:r w:rsidRPr="00723E15">
        <w:rPr>
          <w:rtl/>
        </w:rPr>
        <w:t>מציג את מספר הבלוק</w:t>
      </w:r>
      <w:r w:rsidRPr="00723E15">
        <w:t>.</w:t>
      </w:r>
    </w:p>
    <w:p w14:paraId="10BB37BF" w14:textId="77777777" w:rsidR="00FB38DF" w:rsidRPr="00723E15" w:rsidRDefault="00FB38DF" w:rsidP="00FB38DF">
      <w:pPr>
        <w:pStyle w:val="ListParagraph"/>
        <w:numPr>
          <w:ilvl w:val="0"/>
          <w:numId w:val="9"/>
        </w:numPr>
        <w:tabs>
          <w:tab w:val="left" w:pos="7468"/>
        </w:tabs>
        <w:bidi/>
        <w:spacing w:after="160" w:line="259" w:lineRule="auto"/>
      </w:pPr>
      <w:r w:rsidRPr="00723E15">
        <w:lastRenderedPageBreak/>
        <w:t xml:space="preserve">Block Details: </w:t>
      </w:r>
      <w:r>
        <w:rPr>
          <w:rFonts w:hint="cs"/>
          <w:rtl/>
        </w:rPr>
        <w:t xml:space="preserve"> </w:t>
      </w:r>
      <w:r w:rsidRPr="00723E15">
        <w:rPr>
          <w:rtl/>
        </w:rPr>
        <w:t>קישור לפרטים נוספים על הבלוק בבלוקצ'יין</w:t>
      </w:r>
      <w:r w:rsidRPr="00723E15">
        <w:t>.</w:t>
      </w:r>
    </w:p>
    <w:p w14:paraId="795652E1" w14:textId="77777777" w:rsidR="00FB38DF" w:rsidRPr="00723E15" w:rsidRDefault="00FB38DF" w:rsidP="00FB38DF">
      <w:pPr>
        <w:tabs>
          <w:tab w:val="left" w:pos="7468"/>
        </w:tabs>
        <w:bidi/>
        <w:rPr>
          <w:b/>
          <w:bCs/>
          <w:sz w:val="28"/>
          <w:szCs w:val="28"/>
        </w:rPr>
      </w:pPr>
      <w:r w:rsidRPr="00723E15">
        <w:rPr>
          <w:b/>
          <w:bCs/>
          <w:sz w:val="28"/>
          <w:szCs w:val="28"/>
        </w:rPr>
        <w:t xml:space="preserve">  </w:t>
      </w:r>
      <w:r w:rsidRPr="00723E15">
        <w:rPr>
          <w:b/>
          <w:bCs/>
          <w:sz w:val="28"/>
          <w:szCs w:val="28"/>
          <w:rtl/>
        </w:rPr>
        <w:t>ניווט בין עמודים</w:t>
      </w:r>
      <w:r w:rsidRPr="00723E15">
        <w:rPr>
          <w:b/>
          <w:bCs/>
          <w:sz w:val="28"/>
          <w:szCs w:val="28"/>
        </w:rPr>
        <w:t>:</w:t>
      </w:r>
    </w:p>
    <w:p w14:paraId="7FB6804A" w14:textId="77777777" w:rsidR="00FB38DF" w:rsidRPr="00723E15" w:rsidRDefault="00FB38DF" w:rsidP="00FB38DF">
      <w:pPr>
        <w:tabs>
          <w:tab w:val="left" w:pos="7468"/>
        </w:tabs>
        <w:bidi/>
      </w:pPr>
      <w:r w:rsidRPr="00723E15">
        <w:rPr>
          <w:rtl/>
        </w:rPr>
        <w:t>בתחתית הטבלה יש אפשרויות ניווט בין העמודים השונים של הבלוקים</w:t>
      </w:r>
      <w:r w:rsidRPr="00723E15">
        <w:t>:</w:t>
      </w:r>
    </w:p>
    <w:p w14:paraId="17648F25" w14:textId="77777777" w:rsidR="00FB38DF" w:rsidRPr="00723E15" w:rsidRDefault="00FB38DF" w:rsidP="00FB38DF">
      <w:pPr>
        <w:pStyle w:val="ListParagraph"/>
        <w:numPr>
          <w:ilvl w:val="0"/>
          <w:numId w:val="9"/>
        </w:numPr>
        <w:tabs>
          <w:tab w:val="left" w:pos="7468"/>
        </w:tabs>
        <w:bidi/>
        <w:spacing w:after="160" w:line="259" w:lineRule="auto"/>
      </w:pPr>
      <w:r w:rsidRPr="00723E15">
        <w:rPr>
          <w:rtl/>
        </w:rPr>
        <w:t>כפתור</w:t>
      </w:r>
      <w:r w:rsidRPr="00723E15">
        <w:t xml:space="preserve"> "Previous" </w:t>
      </w:r>
      <w:r w:rsidRPr="00723E15">
        <w:rPr>
          <w:rtl/>
        </w:rPr>
        <w:t>(עמוד קודם) משמש למעבר לעמוד הקודם של הבלוקים</w:t>
      </w:r>
      <w:r w:rsidRPr="00723E15">
        <w:t>.</w:t>
      </w:r>
    </w:p>
    <w:p w14:paraId="07D44674" w14:textId="77777777" w:rsidR="00FB38DF" w:rsidRPr="00723E15" w:rsidRDefault="00FB38DF" w:rsidP="00FB38DF">
      <w:pPr>
        <w:pStyle w:val="ListParagraph"/>
        <w:numPr>
          <w:ilvl w:val="0"/>
          <w:numId w:val="9"/>
        </w:numPr>
        <w:tabs>
          <w:tab w:val="left" w:pos="7468"/>
        </w:tabs>
        <w:bidi/>
        <w:spacing w:after="160" w:line="259" w:lineRule="auto"/>
      </w:pPr>
      <w:r w:rsidRPr="00723E15">
        <w:rPr>
          <w:rtl/>
        </w:rPr>
        <w:t>כפתור</w:t>
      </w:r>
      <w:r w:rsidRPr="00723E15">
        <w:t xml:space="preserve"> "Next" </w:t>
      </w:r>
      <w:r w:rsidRPr="00723E15">
        <w:rPr>
          <w:rtl/>
        </w:rPr>
        <w:t>(עמוד הבא) משמש למעבר לעמוד הבא של הבלוקים</w:t>
      </w:r>
      <w:r w:rsidRPr="00723E15">
        <w:t>.</w:t>
      </w:r>
    </w:p>
    <w:p w14:paraId="759F729B" w14:textId="77777777" w:rsidR="00FB38DF" w:rsidRPr="00723E15" w:rsidRDefault="00FB38DF" w:rsidP="00FB38DF">
      <w:pPr>
        <w:pStyle w:val="ListParagraph"/>
        <w:numPr>
          <w:ilvl w:val="0"/>
          <w:numId w:val="9"/>
        </w:numPr>
        <w:tabs>
          <w:tab w:val="left" w:pos="7468"/>
        </w:tabs>
        <w:bidi/>
        <w:spacing w:after="160" w:line="259" w:lineRule="auto"/>
      </w:pPr>
      <w:r w:rsidRPr="00723E15">
        <w:rPr>
          <w:rtl/>
        </w:rPr>
        <w:t>מוצג מספר העמוד הנוכחי ומספר העמודים הכולל</w:t>
      </w:r>
      <w:r w:rsidRPr="00723E15">
        <w:t xml:space="preserve">, </w:t>
      </w:r>
      <w:r w:rsidRPr="00723E15">
        <w:rPr>
          <w:rtl/>
        </w:rPr>
        <w:t>כך שמשתמש יכול לראות באיזה עמוד הוא נמצא ולהבין כמה עמודים יש בסך הכל</w:t>
      </w:r>
      <w:r w:rsidRPr="00723E15">
        <w:t>.</w:t>
      </w:r>
    </w:p>
    <w:p w14:paraId="00FC936E" w14:textId="77777777" w:rsidR="00FB38DF" w:rsidRDefault="00FB38DF" w:rsidP="00FB38DF">
      <w:pPr>
        <w:tabs>
          <w:tab w:val="left" w:pos="7468"/>
        </w:tabs>
        <w:rPr>
          <w:sz w:val="28"/>
          <w:szCs w:val="28"/>
          <w:rtl/>
        </w:rPr>
      </w:pPr>
    </w:p>
    <w:p w14:paraId="74B0A4D2" w14:textId="77777777" w:rsidR="00FB38DF" w:rsidRDefault="00FB38DF" w:rsidP="00FB38DF">
      <w:pPr>
        <w:tabs>
          <w:tab w:val="left" w:pos="7468"/>
        </w:tabs>
        <w:bidi/>
        <w:rPr>
          <w:b/>
          <w:bCs/>
          <w:sz w:val="28"/>
          <w:szCs w:val="28"/>
          <w:rtl/>
        </w:rPr>
      </w:pPr>
      <w:r w:rsidRPr="00723E15">
        <w:rPr>
          <w:rFonts w:hint="cs"/>
          <w:b/>
          <w:bCs/>
          <w:sz w:val="28"/>
          <w:szCs w:val="28"/>
          <w:rtl/>
        </w:rPr>
        <w:t>עמוד ה-</w:t>
      </w:r>
      <w:r w:rsidRPr="00723E15">
        <w:rPr>
          <w:b/>
          <w:bCs/>
          <w:sz w:val="28"/>
          <w:szCs w:val="28"/>
        </w:rPr>
        <w:t>Explore</w:t>
      </w:r>
      <w:r w:rsidRPr="00723E15">
        <w:rPr>
          <w:rFonts w:hint="cs"/>
          <w:b/>
          <w:bCs/>
          <w:sz w:val="28"/>
          <w:szCs w:val="28"/>
          <w:rtl/>
        </w:rPr>
        <w:t>:</w:t>
      </w:r>
    </w:p>
    <w:p w14:paraId="37AFFF88" w14:textId="77777777" w:rsidR="00FB38DF" w:rsidRPr="00723E15" w:rsidRDefault="00FB38DF" w:rsidP="00FB38DF">
      <w:pPr>
        <w:tabs>
          <w:tab w:val="left" w:pos="7468"/>
        </w:tabs>
        <w:bidi/>
        <w:rPr>
          <w:b/>
          <w:bCs/>
          <w:sz w:val="28"/>
          <w:szCs w:val="28"/>
        </w:rPr>
      </w:pPr>
      <w:r w:rsidRPr="00723E15">
        <w:rPr>
          <w:b/>
          <w:bCs/>
          <w:noProof/>
          <w:sz w:val="28"/>
          <w:szCs w:val="28"/>
        </w:rPr>
        <w:drawing>
          <wp:inline distT="0" distB="0" distL="0" distR="0" wp14:anchorId="790BC4D0" wp14:editId="538A6A67">
            <wp:extent cx="5577840" cy="2785745"/>
            <wp:effectExtent l="0" t="0" r="3810" b="0"/>
            <wp:docPr id="1703529230"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8509" r="2682"/>
                    <a:stretch/>
                  </pic:blipFill>
                  <pic:spPr bwMode="auto">
                    <a:xfrm>
                      <a:off x="0" y="0"/>
                      <a:ext cx="5577840" cy="2785745"/>
                    </a:xfrm>
                    <a:prstGeom prst="rect">
                      <a:avLst/>
                    </a:prstGeom>
                    <a:noFill/>
                    <a:ln>
                      <a:noFill/>
                    </a:ln>
                    <a:extLst>
                      <a:ext uri="{53640926-AAD7-44D8-BBD7-CCE9431645EC}">
                        <a14:shadowObscured xmlns:a14="http://schemas.microsoft.com/office/drawing/2010/main"/>
                      </a:ext>
                    </a:extLst>
                  </pic:spPr>
                </pic:pic>
              </a:graphicData>
            </a:graphic>
          </wp:inline>
        </w:drawing>
      </w:r>
    </w:p>
    <w:p w14:paraId="75EAD15B" w14:textId="77777777" w:rsidR="00FB38DF" w:rsidRPr="00723E15" w:rsidRDefault="00FB38DF" w:rsidP="00FB38DF">
      <w:pPr>
        <w:tabs>
          <w:tab w:val="left" w:pos="7468"/>
        </w:tabs>
        <w:bidi/>
      </w:pPr>
      <w:r w:rsidRPr="00723E15">
        <w:rPr>
          <w:rtl/>
        </w:rPr>
        <w:t>בראש העמוד מופיעה הכותרת</w:t>
      </w:r>
      <w:r w:rsidRPr="00723E15">
        <w:t xml:space="preserve"> "Explore", </w:t>
      </w:r>
      <w:r w:rsidRPr="00723E15">
        <w:rPr>
          <w:rtl/>
        </w:rPr>
        <w:t>המודגשת ומסבירה שהעמוד מיועד לחקר ומעקב אחר מחירים של מטבעות קריפטוגרפיים בזמן אמת</w:t>
      </w:r>
      <w:r w:rsidRPr="00723E15">
        <w:t>.</w:t>
      </w:r>
    </w:p>
    <w:p w14:paraId="4C6E7ECD" w14:textId="77777777" w:rsidR="00FB38DF" w:rsidRPr="00723E15" w:rsidRDefault="00FB38DF" w:rsidP="00FB38DF">
      <w:pPr>
        <w:bidi/>
        <w:spacing w:before="100" w:beforeAutospacing="1" w:after="100" w:afterAutospacing="1" w:line="240" w:lineRule="auto"/>
        <w:rPr>
          <w:b/>
          <w:bCs/>
          <w:sz w:val="28"/>
          <w:szCs w:val="28"/>
        </w:rPr>
      </w:pPr>
      <w:r w:rsidRPr="00723E15">
        <w:rPr>
          <w:b/>
          <w:bCs/>
          <w:sz w:val="28"/>
          <w:szCs w:val="28"/>
          <w:rtl/>
        </w:rPr>
        <w:t>בחירת מטבע</w:t>
      </w:r>
      <w:r w:rsidRPr="00723E15">
        <w:rPr>
          <w:b/>
          <w:bCs/>
          <w:sz w:val="28"/>
          <w:szCs w:val="28"/>
        </w:rPr>
        <w:t xml:space="preserve"> (Select Coin):</w:t>
      </w:r>
    </w:p>
    <w:p w14:paraId="46036A4B" w14:textId="77777777" w:rsidR="00FB38DF" w:rsidRPr="00723E15" w:rsidRDefault="00FB38DF" w:rsidP="00FB38DF">
      <w:pPr>
        <w:tabs>
          <w:tab w:val="left" w:pos="7468"/>
        </w:tabs>
        <w:bidi/>
      </w:pPr>
      <w:r w:rsidRPr="00723E15">
        <w:rPr>
          <w:rtl/>
        </w:rPr>
        <w:t>מתחת לכותרת מופיעה תיבת בחירה</w:t>
      </w:r>
      <w:r w:rsidRPr="00723E15">
        <w:t xml:space="preserve"> (Dropdown) </w:t>
      </w:r>
      <w:r w:rsidRPr="00723E15">
        <w:rPr>
          <w:rtl/>
        </w:rPr>
        <w:t>שמאפשרת למשתמש לבחור את המטבע שהוא מעוניין לעקוב אחריו בזמן אמת. בתמונה הנוכחית, המטבע הנבחר הוא</w:t>
      </w:r>
      <w:r w:rsidRPr="00723E15">
        <w:t xml:space="preserve"> BTC </w:t>
      </w:r>
    </w:p>
    <w:p w14:paraId="0C11A7B3" w14:textId="77777777" w:rsidR="00FB38DF" w:rsidRPr="00723E15" w:rsidRDefault="00FB38DF" w:rsidP="00FB38DF">
      <w:pPr>
        <w:bidi/>
        <w:spacing w:before="100" w:beforeAutospacing="1" w:after="100" w:afterAutospacing="1" w:line="240" w:lineRule="auto"/>
        <w:rPr>
          <w:b/>
          <w:bCs/>
          <w:sz w:val="28"/>
          <w:szCs w:val="28"/>
        </w:rPr>
      </w:pPr>
      <w:r w:rsidRPr="00723E15">
        <w:rPr>
          <w:b/>
          <w:bCs/>
          <w:sz w:val="28"/>
          <w:szCs w:val="28"/>
        </w:rPr>
        <w:t>Real Time Ticker:</w:t>
      </w:r>
    </w:p>
    <w:p w14:paraId="1C5B3973" w14:textId="77777777" w:rsidR="00FB38DF" w:rsidRPr="00723E15" w:rsidRDefault="00FB38DF" w:rsidP="00FB38DF">
      <w:pPr>
        <w:tabs>
          <w:tab w:val="left" w:pos="7468"/>
        </w:tabs>
        <w:bidi/>
      </w:pPr>
      <w:r w:rsidRPr="00723E15">
        <w:rPr>
          <w:rtl/>
        </w:rPr>
        <w:t xml:space="preserve">בצד השמאלי של העמוד מוצג מד המחיר בזמן אמת של המטבע הנבחר, המראה את המחיר הנוכחי (כפי שנראה בתמונה: </w:t>
      </w:r>
      <w:r>
        <w:rPr>
          <w:rFonts w:hint="cs"/>
          <w:rtl/>
        </w:rPr>
        <w:t>58616.51</w:t>
      </w:r>
      <w:r w:rsidRPr="00723E15">
        <w:rPr>
          <w:rtl/>
        </w:rPr>
        <w:t xml:space="preserve">) יחד עם שינוי האחוזים מאז העדכון הקודם (כאן, </w:t>
      </w:r>
      <w:r>
        <w:rPr>
          <w:rFonts w:hint="cs"/>
          <w:rtl/>
        </w:rPr>
        <w:t>ירידה</w:t>
      </w:r>
      <w:r w:rsidRPr="00723E15">
        <w:rPr>
          <w:rtl/>
        </w:rPr>
        <w:t xml:space="preserve"> של </w:t>
      </w:r>
      <w:r>
        <w:rPr>
          <w:rFonts w:hint="cs"/>
          <w:rtl/>
        </w:rPr>
        <w:t>2.98</w:t>
      </w:r>
      <w:r w:rsidRPr="00723E15">
        <w:rPr>
          <w:rtl/>
        </w:rPr>
        <w:t>%)</w:t>
      </w:r>
      <w:r w:rsidRPr="00723E15">
        <w:t>.</w:t>
      </w:r>
    </w:p>
    <w:p w14:paraId="72B7A5D3" w14:textId="77777777" w:rsidR="00FB38DF" w:rsidRPr="00723E15" w:rsidRDefault="00FB38DF" w:rsidP="00FB38DF">
      <w:pPr>
        <w:tabs>
          <w:tab w:val="left" w:pos="7468"/>
        </w:tabs>
        <w:bidi/>
      </w:pPr>
      <w:r w:rsidRPr="00723E15">
        <w:rPr>
          <w:rtl/>
        </w:rPr>
        <w:t>המד מציג גם את התאריך והשעה של העדכון האחרון</w:t>
      </w:r>
      <w:r w:rsidRPr="00723E15">
        <w:t>.</w:t>
      </w:r>
    </w:p>
    <w:p w14:paraId="0A618093" w14:textId="77777777" w:rsidR="00FB38DF" w:rsidRPr="00723E15" w:rsidRDefault="00FB38DF" w:rsidP="00FB38DF">
      <w:pPr>
        <w:bidi/>
        <w:spacing w:before="100" w:beforeAutospacing="1" w:after="100" w:afterAutospacing="1" w:line="240" w:lineRule="auto"/>
        <w:rPr>
          <w:b/>
          <w:bCs/>
          <w:sz w:val="28"/>
          <w:szCs w:val="28"/>
        </w:rPr>
      </w:pPr>
      <w:r w:rsidRPr="00723E15">
        <w:rPr>
          <w:b/>
          <w:bCs/>
          <w:sz w:val="28"/>
          <w:szCs w:val="28"/>
        </w:rPr>
        <w:t xml:space="preserve">  Real Time Chart:</w:t>
      </w:r>
    </w:p>
    <w:p w14:paraId="598E30B0" w14:textId="77777777" w:rsidR="00FB38DF" w:rsidRPr="00723E15" w:rsidRDefault="00FB38DF" w:rsidP="00FB38DF">
      <w:pPr>
        <w:tabs>
          <w:tab w:val="left" w:pos="7468"/>
        </w:tabs>
        <w:bidi/>
      </w:pPr>
      <w:r w:rsidRPr="00723E15">
        <w:rPr>
          <w:rtl/>
        </w:rPr>
        <w:lastRenderedPageBreak/>
        <w:t>בצד הימני של העמוד מופיע גרף בזמן אמת שמציג את השינוי במחיר של המטבע הנבחר לאורך זמן</w:t>
      </w:r>
      <w:r w:rsidRPr="00723E15">
        <w:t>.</w:t>
      </w:r>
    </w:p>
    <w:p w14:paraId="3EEEAD00" w14:textId="77777777" w:rsidR="00FB38DF" w:rsidRPr="00723E15" w:rsidRDefault="00FB38DF" w:rsidP="00FB38DF">
      <w:pPr>
        <w:tabs>
          <w:tab w:val="left" w:pos="7468"/>
        </w:tabs>
        <w:bidi/>
      </w:pPr>
      <w:r w:rsidRPr="00723E15">
        <w:rPr>
          <w:rtl/>
        </w:rPr>
        <w:t>הגרף מאפשר למשתמש לראות בצורה ויזואלית את התנודות במחיר בתוך פרק זמן קצר</w:t>
      </w:r>
      <w:r w:rsidRPr="00723E15">
        <w:t>.</w:t>
      </w:r>
    </w:p>
    <w:p w14:paraId="656FA367" w14:textId="77777777" w:rsidR="00FB38DF" w:rsidRDefault="00FB38DF" w:rsidP="00FB38DF">
      <w:pPr>
        <w:tabs>
          <w:tab w:val="left" w:pos="7468"/>
        </w:tabs>
        <w:bidi/>
        <w:rPr>
          <w:b/>
          <w:bCs/>
          <w:sz w:val="28"/>
          <w:szCs w:val="28"/>
          <w:rtl/>
        </w:rPr>
      </w:pPr>
    </w:p>
    <w:p w14:paraId="06DC8E6C" w14:textId="77777777" w:rsidR="00FB38DF" w:rsidRDefault="00FB38DF" w:rsidP="00FB38DF">
      <w:pPr>
        <w:tabs>
          <w:tab w:val="left" w:pos="7468"/>
        </w:tabs>
        <w:bidi/>
        <w:rPr>
          <w:b/>
          <w:bCs/>
          <w:sz w:val="28"/>
          <w:szCs w:val="28"/>
          <w:rtl/>
        </w:rPr>
      </w:pPr>
    </w:p>
    <w:p w14:paraId="56507D34" w14:textId="77777777" w:rsidR="00FB38DF" w:rsidRDefault="00FB38DF" w:rsidP="00FB38DF">
      <w:pPr>
        <w:tabs>
          <w:tab w:val="left" w:pos="7468"/>
        </w:tabs>
        <w:bidi/>
        <w:rPr>
          <w:b/>
          <w:bCs/>
          <w:sz w:val="28"/>
          <w:szCs w:val="28"/>
          <w:rtl/>
        </w:rPr>
      </w:pPr>
    </w:p>
    <w:p w14:paraId="68E02807" w14:textId="77777777" w:rsidR="00FB38DF" w:rsidRDefault="00FB38DF" w:rsidP="00FB38DF">
      <w:pPr>
        <w:tabs>
          <w:tab w:val="left" w:pos="7468"/>
        </w:tabs>
        <w:bidi/>
        <w:rPr>
          <w:b/>
          <w:bCs/>
          <w:sz w:val="28"/>
          <w:szCs w:val="28"/>
          <w:rtl/>
        </w:rPr>
      </w:pPr>
    </w:p>
    <w:p w14:paraId="7A6C8335" w14:textId="77777777" w:rsidR="00FB38DF" w:rsidRDefault="00FB38DF" w:rsidP="00FB38DF">
      <w:pPr>
        <w:tabs>
          <w:tab w:val="left" w:pos="7468"/>
        </w:tabs>
        <w:bidi/>
        <w:rPr>
          <w:b/>
          <w:bCs/>
          <w:sz w:val="28"/>
          <w:szCs w:val="28"/>
          <w:rtl/>
        </w:rPr>
      </w:pPr>
    </w:p>
    <w:p w14:paraId="2FF29352" w14:textId="77777777" w:rsidR="00FB38DF" w:rsidRDefault="00FB38DF" w:rsidP="00FB38DF">
      <w:pPr>
        <w:tabs>
          <w:tab w:val="left" w:pos="7468"/>
        </w:tabs>
        <w:bidi/>
        <w:rPr>
          <w:b/>
          <w:bCs/>
          <w:sz w:val="28"/>
          <w:szCs w:val="28"/>
          <w:rtl/>
        </w:rPr>
      </w:pPr>
    </w:p>
    <w:p w14:paraId="080A8F6D" w14:textId="77777777" w:rsidR="00FB38DF" w:rsidRDefault="00FB38DF" w:rsidP="00FB38DF">
      <w:pPr>
        <w:tabs>
          <w:tab w:val="left" w:pos="7468"/>
        </w:tabs>
        <w:bidi/>
        <w:rPr>
          <w:b/>
          <w:bCs/>
          <w:sz w:val="28"/>
          <w:szCs w:val="28"/>
          <w:rtl/>
        </w:rPr>
      </w:pPr>
      <w:r>
        <w:rPr>
          <w:rFonts w:hint="cs"/>
          <w:b/>
          <w:bCs/>
          <w:sz w:val="28"/>
          <w:szCs w:val="28"/>
          <w:rtl/>
        </w:rPr>
        <w:t>עמוד ה-</w:t>
      </w:r>
      <w:r>
        <w:rPr>
          <w:b/>
          <w:bCs/>
          <w:sz w:val="28"/>
          <w:szCs w:val="28"/>
        </w:rPr>
        <w:t>Contact</w:t>
      </w:r>
      <w:r>
        <w:rPr>
          <w:rFonts w:hint="cs"/>
          <w:b/>
          <w:bCs/>
          <w:sz w:val="28"/>
          <w:szCs w:val="28"/>
          <w:rtl/>
        </w:rPr>
        <w:t>:</w:t>
      </w:r>
    </w:p>
    <w:p w14:paraId="182D0BE3" w14:textId="77777777" w:rsidR="00FB38DF" w:rsidRDefault="00FB38DF" w:rsidP="00FB38DF">
      <w:pPr>
        <w:tabs>
          <w:tab w:val="left" w:pos="7468"/>
        </w:tabs>
        <w:bidi/>
        <w:rPr>
          <w:b/>
          <w:bCs/>
          <w:sz w:val="28"/>
          <w:szCs w:val="28"/>
          <w:rtl/>
        </w:rPr>
      </w:pPr>
      <w:r w:rsidRPr="00163B33">
        <w:rPr>
          <w:b/>
          <w:bCs/>
          <w:noProof/>
          <w:sz w:val="28"/>
          <w:szCs w:val="28"/>
          <w:rtl/>
        </w:rPr>
        <w:drawing>
          <wp:inline distT="0" distB="0" distL="0" distR="0" wp14:anchorId="0020E197" wp14:editId="087B0E1D">
            <wp:extent cx="5731510" cy="3618865"/>
            <wp:effectExtent l="0" t="0" r="2540" b="635"/>
            <wp:docPr id="3025899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89905" name=""/>
                    <pic:cNvPicPr/>
                  </pic:nvPicPr>
                  <pic:blipFill>
                    <a:blip r:embed="rId28"/>
                    <a:stretch>
                      <a:fillRect/>
                    </a:stretch>
                  </pic:blipFill>
                  <pic:spPr>
                    <a:xfrm>
                      <a:off x="0" y="0"/>
                      <a:ext cx="5731510" cy="3618865"/>
                    </a:xfrm>
                    <a:prstGeom prst="rect">
                      <a:avLst/>
                    </a:prstGeom>
                  </pic:spPr>
                </pic:pic>
              </a:graphicData>
            </a:graphic>
          </wp:inline>
        </w:drawing>
      </w:r>
    </w:p>
    <w:p w14:paraId="132DBB4A" w14:textId="77777777" w:rsidR="00FB38DF" w:rsidRDefault="00FB38DF" w:rsidP="00FB38DF">
      <w:pPr>
        <w:bidi/>
        <w:rPr>
          <w:b/>
          <w:bCs/>
          <w:sz w:val="28"/>
          <w:szCs w:val="28"/>
          <w:rtl/>
        </w:rPr>
      </w:pPr>
    </w:p>
    <w:p w14:paraId="5C76C5B8" w14:textId="77777777" w:rsidR="00FB38DF" w:rsidRPr="00163B33" w:rsidRDefault="00FB38DF" w:rsidP="00FB38DF">
      <w:pPr>
        <w:tabs>
          <w:tab w:val="left" w:pos="7468"/>
        </w:tabs>
        <w:bidi/>
      </w:pPr>
      <w:r w:rsidRPr="00163B33">
        <w:rPr>
          <w:rtl/>
        </w:rPr>
        <w:t>בראש הטופס מופיעה הכותרת</w:t>
      </w:r>
      <w:r w:rsidRPr="00163B33">
        <w:t xml:space="preserve"> "Get in Touch", </w:t>
      </w:r>
      <w:r w:rsidRPr="00163B33">
        <w:rPr>
          <w:rtl/>
        </w:rPr>
        <w:t>שמסבירה שהטופס נועד ליצירת קשר עם האתר</w:t>
      </w:r>
      <w:r w:rsidRPr="00163B33">
        <w:t>.</w:t>
      </w:r>
    </w:p>
    <w:p w14:paraId="538C1AC1" w14:textId="77777777" w:rsidR="00FB38DF" w:rsidRPr="00163B33" w:rsidRDefault="00FB38DF" w:rsidP="00FB38DF">
      <w:pPr>
        <w:tabs>
          <w:tab w:val="left" w:pos="7468"/>
        </w:tabs>
        <w:bidi/>
        <w:rPr>
          <w:b/>
          <w:bCs/>
          <w:sz w:val="28"/>
          <w:szCs w:val="28"/>
        </w:rPr>
      </w:pPr>
      <w:r w:rsidRPr="00163B33">
        <w:rPr>
          <w:b/>
          <w:bCs/>
          <w:sz w:val="28"/>
          <w:szCs w:val="28"/>
          <w:rtl/>
        </w:rPr>
        <w:t>הסבר כללי</w:t>
      </w:r>
      <w:r w:rsidRPr="00163B33">
        <w:rPr>
          <w:b/>
          <w:bCs/>
          <w:sz w:val="28"/>
          <w:szCs w:val="28"/>
        </w:rPr>
        <w:t>:</w:t>
      </w:r>
    </w:p>
    <w:p w14:paraId="40EB4211" w14:textId="77777777" w:rsidR="00FB38DF" w:rsidRDefault="00FB38DF" w:rsidP="00FB38DF">
      <w:pPr>
        <w:tabs>
          <w:tab w:val="left" w:pos="7468"/>
        </w:tabs>
        <w:bidi/>
      </w:pPr>
      <w:r w:rsidRPr="00163B33">
        <w:rPr>
          <w:rtl/>
        </w:rPr>
        <w:t>מתחת לכותרת מופיע טקסט קצר שמזמין את המשתמש להשאיר הודעה בטופס, ומבטיח שיצרו איתו קשר בהקדם האפשרי</w:t>
      </w:r>
      <w:r w:rsidRPr="00163B33">
        <w:t>.</w:t>
      </w:r>
    </w:p>
    <w:p w14:paraId="1C526BDB" w14:textId="77777777" w:rsidR="00FB38DF" w:rsidRPr="00163B33" w:rsidRDefault="00FB38DF" w:rsidP="00FB38DF">
      <w:pPr>
        <w:tabs>
          <w:tab w:val="left" w:pos="7468"/>
        </w:tabs>
        <w:bidi/>
      </w:pPr>
      <w:r w:rsidRPr="00163B33">
        <w:rPr>
          <w:b/>
          <w:bCs/>
          <w:sz w:val="28"/>
          <w:szCs w:val="28"/>
        </w:rPr>
        <w:t xml:space="preserve">  </w:t>
      </w:r>
      <w:r w:rsidRPr="00163B33">
        <w:rPr>
          <w:b/>
          <w:bCs/>
          <w:sz w:val="28"/>
          <w:szCs w:val="28"/>
          <w:rtl/>
        </w:rPr>
        <w:t>שדות הטופס</w:t>
      </w:r>
      <w:r w:rsidRPr="00163B33">
        <w:rPr>
          <w:b/>
          <w:bCs/>
          <w:sz w:val="28"/>
          <w:szCs w:val="28"/>
        </w:rPr>
        <w:t>:</w:t>
      </w:r>
    </w:p>
    <w:p w14:paraId="210076B2" w14:textId="77777777" w:rsidR="00FB38DF" w:rsidRPr="00163B33" w:rsidRDefault="00FB38DF" w:rsidP="00FB38DF">
      <w:pPr>
        <w:pStyle w:val="ListParagraph"/>
        <w:numPr>
          <w:ilvl w:val="0"/>
          <w:numId w:val="10"/>
        </w:numPr>
        <w:tabs>
          <w:tab w:val="left" w:pos="7468"/>
        </w:tabs>
        <w:bidi/>
        <w:spacing w:after="160" w:line="259" w:lineRule="auto"/>
      </w:pPr>
      <w:r w:rsidRPr="00163B33">
        <w:t xml:space="preserve">First name </w:t>
      </w:r>
      <w:r w:rsidRPr="00163B33">
        <w:rPr>
          <w:rtl/>
        </w:rPr>
        <w:t>(שם פרטי): שדה שבו המשתמש מתבקש להזין את שמו הפרטי. זהו שדה חובה שמסומן בכוכבית</w:t>
      </w:r>
      <w:r w:rsidRPr="00163B33">
        <w:t>.</w:t>
      </w:r>
    </w:p>
    <w:p w14:paraId="29D63EBE" w14:textId="77777777" w:rsidR="00FB38DF" w:rsidRPr="00163B33" w:rsidRDefault="00FB38DF" w:rsidP="00FB38DF">
      <w:pPr>
        <w:pStyle w:val="ListParagraph"/>
        <w:numPr>
          <w:ilvl w:val="0"/>
          <w:numId w:val="10"/>
        </w:numPr>
        <w:tabs>
          <w:tab w:val="left" w:pos="7468"/>
        </w:tabs>
        <w:bidi/>
        <w:spacing w:after="160" w:line="259" w:lineRule="auto"/>
      </w:pPr>
      <w:r w:rsidRPr="00163B33">
        <w:t xml:space="preserve">Last name </w:t>
      </w:r>
      <w:r w:rsidRPr="00163B33">
        <w:rPr>
          <w:rtl/>
        </w:rPr>
        <w:t>(שם משפחה): שדה שבו המשתמש מתבקש להזין את שם משפחתו. גם כאן מדובר בשדה חובה המסומן בכוכבית</w:t>
      </w:r>
      <w:r w:rsidRPr="00163B33">
        <w:t>.</w:t>
      </w:r>
    </w:p>
    <w:p w14:paraId="1B31BBB8" w14:textId="77777777" w:rsidR="00FB38DF" w:rsidRPr="00163B33" w:rsidRDefault="00FB38DF" w:rsidP="00FB38DF">
      <w:pPr>
        <w:pStyle w:val="ListParagraph"/>
        <w:numPr>
          <w:ilvl w:val="0"/>
          <w:numId w:val="10"/>
        </w:numPr>
        <w:tabs>
          <w:tab w:val="left" w:pos="7468"/>
        </w:tabs>
        <w:bidi/>
        <w:spacing w:after="160" w:line="259" w:lineRule="auto"/>
      </w:pPr>
      <w:r w:rsidRPr="00163B33">
        <w:lastRenderedPageBreak/>
        <w:t xml:space="preserve">Email address </w:t>
      </w:r>
      <w:r w:rsidRPr="00163B33">
        <w:rPr>
          <w:rtl/>
        </w:rPr>
        <w:t>(כתובת דוא"ל): שדה שבו המשתמש מתבקש להזין את כתובת הדוא"ל שלו. זהו שדה חובה שמסומן בכוכבית</w:t>
      </w:r>
      <w:r w:rsidRPr="00163B33">
        <w:t>.</w:t>
      </w:r>
    </w:p>
    <w:p w14:paraId="5DFB3A43" w14:textId="77777777" w:rsidR="00FB38DF" w:rsidRPr="00163B33" w:rsidRDefault="00FB38DF" w:rsidP="00FB38DF">
      <w:pPr>
        <w:pStyle w:val="ListParagraph"/>
        <w:numPr>
          <w:ilvl w:val="0"/>
          <w:numId w:val="10"/>
        </w:numPr>
        <w:tabs>
          <w:tab w:val="left" w:pos="7468"/>
        </w:tabs>
        <w:bidi/>
        <w:spacing w:after="160" w:line="259" w:lineRule="auto"/>
      </w:pPr>
      <w:r w:rsidRPr="00163B33">
        <w:t xml:space="preserve">What can we help with </w:t>
      </w:r>
      <w:r w:rsidRPr="00163B33">
        <w:rPr>
          <w:rtl/>
        </w:rPr>
        <w:t>(במה נוכל לעזור): שדה טקסט רחב שבו המשתמש מתבקש לתאר את הפנייה או השאלה שלו. גם כאן מדובר בשדה חובה</w:t>
      </w:r>
      <w:r w:rsidRPr="00163B33">
        <w:t>.</w:t>
      </w:r>
    </w:p>
    <w:p w14:paraId="09F713EE" w14:textId="77777777" w:rsidR="00FB38DF" w:rsidRDefault="00FB38DF" w:rsidP="00FB38DF">
      <w:pPr>
        <w:bidi/>
        <w:rPr>
          <w:b/>
          <w:bCs/>
          <w:sz w:val="28"/>
          <w:szCs w:val="28"/>
          <w:rtl/>
        </w:rPr>
      </w:pPr>
    </w:p>
    <w:p w14:paraId="66C4410A" w14:textId="77777777" w:rsidR="00FB38DF" w:rsidRPr="00163B33" w:rsidRDefault="00FB38DF" w:rsidP="00FB38DF">
      <w:pPr>
        <w:bidi/>
        <w:rPr>
          <w:sz w:val="28"/>
          <w:szCs w:val="28"/>
        </w:rPr>
      </w:pPr>
      <w:r w:rsidRPr="00163B33">
        <w:rPr>
          <w:b/>
          <w:bCs/>
          <w:sz w:val="28"/>
          <w:szCs w:val="28"/>
          <w:rtl/>
        </w:rPr>
        <w:t>שליחת הטופס</w:t>
      </w:r>
      <w:r w:rsidRPr="00163B33">
        <w:rPr>
          <w:b/>
          <w:bCs/>
          <w:sz w:val="28"/>
          <w:szCs w:val="28"/>
        </w:rPr>
        <w:t>:</w:t>
      </w:r>
    </w:p>
    <w:p w14:paraId="12000396" w14:textId="77777777" w:rsidR="00FB38DF" w:rsidRDefault="00FB38DF" w:rsidP="00FB38DF">
      <w:pPr>
        <w:pStyle w:val="ListParagraph"/>
        <w:numPr>
          <w:ilvl w:val="0"/>
          <w:numId w:val="10"/>
        </w:numPr>
        <w:tabs>
          <w:tab w:val="left" w:pos="7468"/>
        </w:tabs>
        <w:bidi/>
        <w:spacing w:after="160" w:line="259" w:lineRule="auto"/>
      </w:pPr>
      <w:r w:rsidRPr="00163B33">
        <w:rPr>
          <w:rtl/>
        </w:rPr>
        <w:t>בתחתית הטופס מופיע כפתור</w:t>
      </w:r>
      <w:r w:rsidRPr="00163B33">
        <w:t xml:space="preserve"> "Submit" </w:t>
      </w:r>
      <w:r w:rsidRPr="00163B33">
        <w:rPr>
          <w:rtl/>
        </w:rPr>
        <w:t>המאפשר למשתמש לשלוח את הטופס לאחר שמילא את כל השדות החיוניים</w:t>
      </w:r>
      <w:r w:rsidRPr="00163B33">
        <w:t>.</w:t>
      </w:r>
    </w:p>
    <w:p w14:paraId="25965B00" w14:textId="77777777" w:rsidR="00FB38DF" w:rsidRDefault="00FB38DF" w:rsidP="00FB38DF">
      <w:pPr>
        <w:tabs>
          <w:tab w:val="left" w:pos="7468"/>
        </w:tabs>
        <w:bidi/>
        <w:rPr>
          <w:rtl/>
        </w:rPr>
      </w:pPr>
    </w:p>
    <w:p w14:paraId="142DC9BF" w14:textId="77777777" w:rsidR="00FB38DF" w:rsidRDefault="00FB38DF" w:rsidP="00FB38DF">
      <w:pPr>
        <w:tabs>
          <w:tab w:val="left" w:pos="7468"/>
        </w:tabs>
        <w:bidi/>
        <w:rPr>
          <w:rtl/>
        </w:rPr>
      </w:pPr>
    </w:p>
    <w:p w14:paraId="3BA16773" w14:textId="77777777" w:rsidR="00FB38DF" w:rsidRPr="00163B33" w:rsidRDefault="00FB38DF" w:rsidP="00FB38DF">
      <w:pPr>
        <w:bidi/>
        <w:rPr>
          <w:b/>
          <w:bCs/>
          <w:sz w:val="28"/>
          <w:szCs w:val="28"/>
          <w:rtl/>
        </w:rPr>
      </w:pPr>
      <w:r w:rsidRPr="00163B33">
        <w:rPr>
          <w:rFonts w:hint="cs"/>
          <w:b/>
          <w:bCs/>
          <w:sz w:val="28"/>
          <w:szCs w:val="28"/>
          <w:rtl/>
        </w:rPr>
        <w:t>עמוד ה-</w:t>
      </w:r>
      <w:r w:rsidRPr="00163B33">
        <w:rPr>
          <w:b/>
          <w:bCs/>
          <w:sz w:val="28"/>
          <w:szCs w:val="28"/>
        </w:rPr>
        <w:t>About</w:t>
      </w:r>
      <w:r w:rsidRPr="00163B33">
        <w:rPr>
          <w:rFonts w:hint="cs"/>
          <w:b/>
          <w:bCs/>
          <w:sz w:val="28"/>
          <w:szCs w:val="28"/>
          <w:rtl/>
        </w:rPr>
        <w:t>:</w:t>
      </w:r>
    </w:p>
    <w:p w14:paraId="3A0A700F" w14:textId="2473253E" w:rsidR="00FB38DF" w:rsidRDefault="00B513B9" w:rsidP="00FB38DF">
      <w:pPr>
        <w:bidi/>
        <w:rPr>
          <w:sz w:val="28"/>
          <w:szCs w:val="28"/>
          <w:rtl/>
        </w:rPr>
      </w:pPr>
      <w:r>
        <w:rPr>
          <w:noProof/>
        </w:rPr>
        <w:drawing>
          <wp:inline distT="0" distB="0" distL="0" distR="0" wp14:anchorId="5803E01B" wp14:editId="05D9CD5D">
            <wp:extent cx="5943600" cy="3830955"/>
            <wp:effectExtent l="0" t="0" r="0" b="0"/>
            <wp:docPr id="9323536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30955"/>
                    </a:xfrm>
                    <a:prstGeom prst="rect">
                      <a:avLst/>
                    </a:prstGeom>
                    <a:noFill/>
                    <a:ln>
                      <a:noFill/>
                    </a:ln>
                  </pic:spPr>
                </pic:pic>
              </a:graphicData>
            </a:graphic>
          </wp:inline>
        </w:drawing>
      </w:r>
    </w:p>
    <w:p w14:paraId="3D79BBA7" w14:textId="77777777" w:rsidR="00FB38DF" w:rsidRDefault="00FB38DF" w:rsidP="00FB38DF">
      <w:pPr>
        <w:bidi/>
        <w:rPr>
          <w:sz w:val="28"/>
          <w:szCs w:val="28"/>
          <w:rtl/>
        </w:rPr>
      </w:pPr>
    </w:p>
    <w:p w14:paraId="0220C519" w14:textId="77777777" w:rsidR="00FB38DF" w:rsidRPr="00163B33" w:rsidRDefault="00FB38DF" w:rsidP="00FB38DF">
      <w:pPr>
        <w:pStyle w:val="ListParagraph"/>
        <w:numPr>
          <w:ilvl w:val="0"/>
          <w:numId w:val="10"/>
        </w:numPr>
        <w:tabs>
          <w:tab w:val="left" w:pos="7468"/>
        </w:tabs>
        <w:bidi/>
        <w:spacing w:after="160" w:line="259" w:lineRule="auto"/>
      </w:pPr>
      <w:r w:rsidRPr="00163B33">
        <w:rPr>
          <w:rtl/>
        </w:rPr>
        <w:t>בחלק העליון של העמוד מופיעה תמונה המייצגת את הצוות, ולאחריה יש סדרה של כותרות שמחלקות את העמוד לשלושה חלקים עיקריים</w:t>
      </w:r>
      <w:r w:rsidRPr="00163B33">
        <w:t xml:space="preserve">: "Who We Are", "Our Mission", </w:t>
      </w:r>
      <w:r w:rsidRPr="00163B33">
        <w:rPr>
          <w:rtl/>
        </w:rPr>
        <w:t>ו</w:t>
      </w:r>
      <w:r w:rsidRPr="00163B33">
        <w:t>-"Our Team".</w:t>
      </w:r>
    </w:p>
    <w:p w14:paraId="3E35F1E0" w14:textId="77777777" w:rsidR="00FB38DF" w:rsidRPr="00163B33" w:rsidRDefault="00FB38DF" w:rsidP="00FB38DF">
      <w:pPr>
        <w:bidi/>
        <w:rPr>
          <w:sz w:val="28"/>
          <w:szCs w:val="28"/>
        </w:rPr>
      </w:pPr>
      <w:r w:rsidRPr="00163B33">
        <w:rPr>
          <w:b/>
          <w:bCs/>
          <w:sz w:val="28"/>
          <w:szCs w:val="28"/>
        </w:rPr>
        <w:t>Who We Are:</w:t>
      </w:r>
    </w:p>
    <w:p w14:paraId="368CF525" w14:textId="77777777" w:rsidR="00FB38DF" w:rsidRPr="00163B33" w:rsidRDefault="00FB38DF" w:rsidP="00FB38DF">
      <w:pPr>
        <w:pStyle w:val="ListParagraph"/>
        <w:numPr>
          <w:ilvl w:val="0"/>
          <w:numId w:val="10"/>
        </w:numPr>
        <w:tabs>
          <w:tab w:val="left" w:pos="7468"/>
        </w:tabs>
        <w:bidi/>
        <w:spacing w:after="160" w:line="259" w:lineRule="auto"/>
      </w:pPr>
      <w:r w:rsidRPr="00163B33">
        <w:rPr>
          <w:rtl/>
        </w:rPr>
        <w:t>החלק הראשון מתחת לתמונה מתאר מי א</w:t>
      </w:r>
      <w:r w:rsidRPr="00163B33">
        <w:rPr>
          <w:rFonts w:hint="cs"/>
          <w:rtl/>
        </w:rPr>
        <w:t>נחנו</w:t>
      </w:r>
      <w:r w:rsidRPr="00163B33">
        <w:rPr>
          <w:rtl/>
        </w:rPr>
        <w:t xml:space="preserve"> כקבוצה. א</w:t>
      </w:r>
      <w:r>
        <w:rPr>
          <w:rFonts w:hint="cs"/>
          <w:rtl/>
        </w:rPr>
        <w:t>נחנו</w:t>
      </w:r>
      <w:r w:rsidRPr="00163B33">
        <w:rPr>
          <w:rtl/>
        </w:rPr>
        <w:t xml:space="preserve"> מציגים את עצ</w:t>
      </w:r>
      <w:r>
        <w:rPr>
          <w:rFonts w:hint="cs"/>
          <w:rtl/>
        </w:rPr>
        <w:t>מנו</w:t>
      </w:r>
      <w:r w:rsidRPr="00163B33">
        <w:rPr>
          <w:rtl/>
        </w:rPr>
        <w:t xml:space="preserve"> כקבוצה של סטודנטים </w:t>
      </w:r>
      <w:r>
        <w:rPr>
          <w:rFonts w:hint="cs"/>
          <w:rtl/>
        </w:rPr>
        <w:t>מאורט בראודה</w:t>
      </w:r>
      <w:r w:rsidRPr="00163B33">
        <w:t xml:space="preserve"> </w:t>
      </w:r>
      <w:r w:rsidRPr="00163B33">
        <w:rPr>
          <w:rtl/>
        </w:rPr>
        <w:t>העובדים יחד על פרויקט כחלק מהתואר הראשון של</w:t>
      </w:r>
      <w:r>
        <w:rPr>
          <w:rFonts w:hint="cs"/>
          <w:rtl/>
        </w:rPr>
        <w:t>נו</w:t>
      </w:r>
      <w:r w:rsidRPr="00163B33">
        <w:rPr>
          <w:rtl/>
        </w:rPr>
        <w:t>. א</w:t>
      </w:r>
      <w:r>
        <w:rPr>
          <w:rFonts w:hint="cs"/>
          <w:rtl/>
        </w:rPr>
        <w:t>נחנו</w:t>
      </w:r>
      <w:r w:rsidRPr="00163B33">
        <w:rPr>
          <w:rtl/>
        </w:rPr>
        <w:t xml:space="preserve"> מדגישים את המחויבות של</w:t>
      </w:r>
      <w:r>
        <w:rPr>
          <w:rFonts w:hint="cs"/>
          <w:rtl/>
        </w:rPr>
        <w:t>נו</w:t>
      </w:r>
      <w:r w:rsidRPr="00163B33">
        <w:rPr>
          <w:rtl/>
        </w:rPr>
        <w:t xml:space="preserve"> לשימוש בטכנולוגיה על מנת להפוך מידע פיננסי לנגיש ושקוף יותר</w:t>
      </w:r>
      <w:r w:rsidRPr="00163B33">
        <w:t>.</w:t>
      </w:r>
    </w:p>
    <w:p w14:paraId="58A563F5" w14:textId="77777777" w:rsidR="00FB38DF" w:rsidRPr="00163B33" w:rsidRDefault="00FB38DF" w:rsidP="00FB38DF">
      <w:pPr>
        <w:bidi/>
        <w:rPr>
          <w:sz w:val="28"/>
          <w:szCs w:val="28"/>
        </w:rPr>
      </w:pPr>
      <w:r w:rsidRPr="00163B33">
        <w:rPr>
          <w:sz w:val="28"/>
          <w:szCs w:val="28"/>
        </w:rPr>
        <w:lastRenderedPageBreak/>
        <w:t xml:space="preserve">  </w:t>
      </w:r>
      <w:r w:rsidRPr="00163B33">
        <w:rPr>
          <w:b/>
          <w:bCs/>
          <w:sz w:val="28"/>
          <w:szCs w:val="28"/>
        </w:rPr>
        <w:t>Our Mission:</w:t>
      </w:r>
    </w:p>
    <w:p w14:paraId="5BF88DD6" w14:textId="77777777" w:rsidR="00FB38DF" w:rsidRPr="00163B33" w:rsidRDefault="00FB38DF" w:rsidP="00FB38DF">
      <w:pPr>
        <w:pStyle w:val="ListParagraph"/>
        <w:numPr>
          <w:ilvl w:val="0"/>
          <w:numId w:val="10"/>
        </w:numPr>
        <w:tabs>
          <w:tab w:val="left" w:pos="7468"/>
        </w:tabs>
        <w:bidi/>
        <w:spacing w:after="160" w:line="259" w:lineRule="auto"/>
      </w:pPr>
      <w:r w:rsidRPr="00163B33">
        <w:rPr>
          <w:rtl/>
        </w:rPr>
        <w:t>החלק הבא מתאר את המשימה של הצוות. א</w:t>
      </w:r>
      <w:r>
        <w:rPr>
          <w:rFonts w:hint="cs"/>
          <w:rtl/>
        </w:rPr>
        <w:t xml:space="preserve">נחנו </w:t>
      </w:r>
      <w:r w:rsidRPr="00163B33">
        <w:rPr>
          <w:rtl/>
        </w:rPr>
        <w:t>שואפים לספק פלטפורמה מקיפה ונוחה לשימוש שמאפשרת שליפה של מידע פיננסי מפורט על העברות כספים, טרנזקציות בבלוקצ'יין ונתונים פיננסיים אחרים. א</w:t>
      </w:r>
      <w:r>
        <w:rPr>
          <w:rFonts w:hint="cs"/>
          <w:rtl/>
        </w:rPr>
        <w:t>נחנו</w:t>
      </w:r>
      <w:r w:rsidRPr="00163B33">
        <w:rPr>
          <w:rtl/>
        </w:rPr>
        <w:t xml:space="preserve"> מאמינים ששקיפות בטרנזקציות פיננסיות היא חיונית לקידום אמון וחדשנות בכלכלה הדיגיטלית</w:t>
      </w:r>
      <w:r w:rsidRPr="00163B33">
        <w:t>.</w:t>
      </w:r>
    </w:p>
    <w:p w14:paraId="696630CB" w14:textId="77777777" w:rsidR="00FB38DF" w:rsidRPr="00163B33" w:rsidRDefault="00FB38DF" w:rsidP="00FB38DF">
      <w:pPr>
        <w:bidi/>
        <w:rPr>
          <w:sz w:val="28"/>
          <w:szCs w:val="28"/>
        </w:rPr>
      </w:pPr>
      <w:r w:rsidRPr="00163B33">
        <w:rPr>
          <w:sz w:val="28"/>
          <w:szCs w:val="28"/>
        </w:rPr>
        <w:t xml:space="preserve">  </w:t>
      </w:r>
      <w:r w:rsidRPr="00163B33">
        <w:rPr>
          <w:b/>
          <w:bCs/>
          <w:sz w:val="28"/>
          <w:szCs w:val="28"/>
        </w:rPr>
        <w:t>Our Team:</w:t>
      </w:r>
    </w:p>
    <w:p w14:paraId="51999BD1" w14:textId="35820686" w:rsidR="00965120" w:rsidRDefault="00FB38DF" w:rsidP="00BA0259">
      <w:pPr>
        <w:pStyle w:val="ListParagraph"/>
        <w:numPr>
          <w:ilvl w:val="0"/>
          <w:numId w:val="10"/>
        </w:numPr>
        <w:tabs>
          <w:tab w:val="left" w:pos="7468"/>
        </w:tabs>
        <w:bidi/>
        <w:spacing w:after="160" w:line="259" w:lineRule="auto"/>
      </w:pPr>
      <w:r w:rsidRPr="00163B33">
        <w:rPr>
          <w:rtl/>
        </w:rPr>
        <w:t>החלק האחרון מתאר את הצוות של</w:t>
      </w:r>
      <w:r>
        <w:rPr>
          <w:rFonts w:hint="cs"/>
          <w:rtl/>
        </w:rPr>
        <w:t>נו</w:t>
      </w:r>
      <w:r w:rsidRPr="00163B33">
        <w:rPr>
          <w:rtl/>
        </w:rPr>
        <w:t>. א</w:t>
      </w:r>
      <w:r>
        <w:rPr>
          <w:rFonts w:hint="cs"/>
          <w:rtl/>
        </w:rPr>
        <w:t>נחנו</w:t>
      </w:r>
      <w:r w:rsidRPr="00163B33">
        <w:rPr>
          <w:rtl/>
        </w:rPr>
        <w:t xml:space="preserve"> מציגים את עצמ</w:t>
      </w:r>
      <w:r>
        <w:rPr>
          <w:rFonts w:hint="cs"/>
          <w:rtl/>
        </w:rPr>
        <w:t>נו</w:t>
      </w:r>
      <w:r w:rsidRPr="00163B33">
        <w:rPr>
          <w:rtl/>
        </w:rPr>
        <w:t xml:space="preserve"> כצוות מגוון של סטודנטים להנדסת תוכנה, עם יכולות משותפות שמאפשרות ל</w:t>
      </w:r>
      <w:r>
        <w:rPr>
          <w:rFonts w:hint="cs"/>
          <w:rtl/>
        </w:rPr>
        <w:t>נו</w:t>
      </w:r>
      <w:r w:rsidRPr="00163B33">
        <w:rPr>
          <w:rtl/>
        </w:rPr>
        <w:t xml:space="preserve"> לפתח פלטפורמה אמינה וחזקה העונה על צרכי המשתמשים. כל חבר צוות מביא עמו זווית ייחודית ומחויבות משותפת למצוינות</w:t>
      </w:r>
      <w:r w:rsidRPr="00163B33">
        <w:t>.</w:t>
      </w:r>
    </w:p>
    <w:p w14:paraId="054E35CC" w14:textId="77777777" w:rsidR="00BA0259" w:rsidRDefault="00BA0259" w:rsidP="00BA0259">
      <w:pPr>
        <w:pStyle w:val="ListParagraph"/>
        <w:tabs>
          <w:tab w:val="left" w:pos="7468"/>
        </w:tabs>
        <w:bidi/>
        <w:spacing w:after="160" w:line="259" w:lineRule="auto"/>
      </w:pPr>
    </w:p>
    <w:p w14:paraId="5B39FC4A" w14:textId="77777777" w:rsidR="00BA0259" w:rsidRDefault="00BA0259" w:rsidP="00BA0259">
      <w:pPr>
        <w:pStyle w:val="ListParagraph"/>
        <w:tabs>
          <w:tab w:val="left" w:pos="7468"/>
        </w:tabs>
        <w:bidi/>
        <w:spacing w:after="160" w:line="259" w:lineRule="auto"/>
      </w:pPr>
    </w:p>
    <w:p w14:paraId="750D6B5E" w14:textId="77777777" w:rsidR="00BA0259" w:rsidRDefault="00BA0259" w:rsidP="00BA0259">
      <w:pPr>
        <w:pStyle w:val="ListParagraph"/>
        <w:tabs>
          <w:tab w:val="left" w:pos="7468"/>
        </w:tabs>
        <w:bidi/>
        <w:spacing w:after="160" w:line="259" w:lineRule="auto"/>
      </w:pPr>
    </w:p>
    <w:p w14:paraId="1A731569" w14:textId="77777777" w:rsidR="00BA0259" w:rsidRDefault="00BA0259" w:rsidP="00BA0259">
      <w:pPr>
        <w:pStyle w:val="ListParagraph"/>
        <w:tabs>
          <w:tab w:val="left" w:pos="7468"/>
        </w:tabs>
        <w:bidi/>
        <w:spacing w:after="160" w:line="259" w:lineRule="auto"/>
      </w:pPr>
    </w:p>
    <w:p w14:paraId="178F5EBB" w14:textId="77777777" w:rsidR="00BA0259" w:rsidRPr="00BA0259" w:rsidRDefault="00BA0259" w:rsidP="00BA0259">
      <w:pPr>
        <w:pStyle w:val="ListParagraph"/>
        <w:tabs>
          <w:tab w:val="left" w:pos="7468"/>
        </w:tabs>
        <w:bidi/>
        <w:spacing w:after="160" w:line="259" w:lineRule="auto"/>
        <w:rPr>
          <w:ins w:id="6" w:author="Microsoft Word" w:date="2024-08-28T19:49:00Z" w16du:dateUtc="2024-08-28T16:49:00Z"/>
          <w:rtl/>
        </w:rPr>
      </w:pPr>
    </w:p>
    <w:p w14:paraId="12B06A08" w14:textId="154D71FC" w:rsidR="00D864D4" w:rsidRPr="00BA0259" w:rsidRDefault="00D864D4" w:rsidP="00BA0259">
      <w:pPr>
        <w:bidi/>
        <w:spacing w:after="160" w:line="360" w:lineRule="auto"/>
        <w:ind w:right="357"/>
        <w:rPr>
          <w:sz w:val="24"/>
          <w:szCs w:val="24"/>
          <w:rtl/>
          <w:lang w:val="en-US"/>
        </w:rPr>
      </w:pPr>
      <w:r>
        <w:rPr>
          <w:sz w:val="24"/>
          <w:szCs w:val="24"/>
          <w:rtl/>
        </w:rPr>
        <w:t>&lt;קישור לתיקיית גיט ציבורי&gt;</w:t>
      </w:r>
      <w:r w:rsidR="00BA0259">
        <w:rPr>
          <w:rFonts w:hint="cs"/>
          <w:sz w:val="24"/>
          <w:szCs w:val="24"/>
          <w:rtl/>
        </w:rPr>
        <w:t xml:space="preserve"> </w:t>
      </w:r>
      <w:hyperlink r:id="rId30" w:tgtFrame="_blank" w:tooltip="https://github.com/shahaf5641/WEB-PROJECT" w:history="1">
        <w:r w:rsidR="00BA0259" w:rsidRPr="00BA0259">
          <w:rPr>
            <w:rStyle w:val="Hyperlink"/>
            <w:sz w:val="24"/>
            <w:szCs w:val="24"/>
          </w:rPr>
          <w:t>https://github.com/shahaf5641/WEB-PROJECT</w:t>
        </w:r>
      </w:hyperlink>
    </w:p>
    <w:p w14:paraId="14E07247" w14:textId="47043788" w:rsidR="00D864D4" w:rsidRPr="00BA0259" w:rsidRDefault="00D864D4" w:rsidP="00BA0259">
      <w:pPr>
        <w:bidi/>
        <w:spacing w:after="160" w:line="360" w:lineRule="auto"/>
        <w:ind w:right="357"/>
        <w:rPr>
          <w:sz w:val="24"/>
          <w:szCs w:val="24"/>
          <w:lang w:val="en-US"/>
        </w:rPr>
      </w:pPr>
      <w:r>
        <w:rPr>
          <w:sz w:val="24"/>
          <w:szCs w:val="24"/>
          <w:rtl/>
        </w:rPr>
        <w:t>&lt;קישור לאתר&gt;</w:t>
      </w:r>
      <w:r w:rsidR="004341E2">
        <w:rPr>
          <w:rFonts w:hint="cs"/>
          <w:sz w:val="24"/>
          <w:szCs w:val="24"/>
          <w:rtl/>
        </w:rPr>
        <w:t xml:space="preserve"> </w:t>
      </w:r>
      <w:hyperlink r:id="rId31" w:tgtFrame="_blank" w:tooltip="https://web-project-iota-five.vercel.app/" w:history="1">
        <w:r w:rsidR="00BA0259" w:rsidRPr="00BA0259">
          <w:rPr>
            <w:rStyle w:val="Hyperlink"/>
            <w:sz w:val="24"/>
            <w:szCs w:val="24"/>
            <w:lang w:val="en-US"/>
          </w:rPr>
          <w:t>https://web-project-iota-five.vercel.app/</w:t>
        </w:r>
      </w:hyperlink>
    </w:p>
    <w:p w14:paraId="4E8729C1" w14:textId="77777777" w:rsidR="00BA0259" w:rsidRPr="00BA0259" w:rsidRDefault="00D864D4" w:rsidP="00BA0259">
      <w:pPr>
        <w:bidi/>
        <w:spacing w:after="160" w:line="360" w:lineRule="auto"/>
        <w:ind w:right="357"/>
        <w:rPr>
          <w:sz w:val="24"/>
          <w:szCs w:val="24"/>
          <w:lang w:val="en-US"/>
        </w:rPr>
      </w:pPr>
      <w:r>
        <w:rPr>
          <w:sz w:val="24"/>
          <w:szCs w:val="24"/>
          <w:rtl/>
        </w:rPr>
        <w:t>&lt;קישור ל -</w:t>
      </w:r>
      <w:r>
        <w:rPr>
          <w:sz w:val="24"/>
          <w:szCs w:val="24"/>
        </w:rPr>
        <w:t>MTW&gt;</w:t>
      </w:r>
      <w:r w:rsidR="00BA0259">
        <w:rPr>
          <w:rFonts w:hint="cs"/>
          <w:sz w:val="24"/>
          <w:szCs w:val="24"/>
          <w:rtl/>
        </w:rPr>
        <w:t xml:space="preserve"> </w:t>
      </w:r>
      <w:hyperlink r:id="rId32" w:tgtFrame="_blank" w:tooltip="https://www.morethanwallet.com/app/837" w:history="1">
        <w:r w:rsidR="00BA0259" w:rsidRPr="00BA0259">
          <w:rPr>
            <w:rStyle w:val="Hyperlink"/>
            <w:sz w:val="24"/>
            <w:szCs w:val="24"/>
            <w:lang w:val="en-US"/>
          </w:rPr>
          <w:t>https://www.morethanwallet.com/app/837</w:t>
        </w:r>
      </w:hyperlink>
    </w:p>
    <w:p w14:paraId="018CB835" w14:textId="3259B42B" w:rsidR="00D864D4" w:rsidRPr="00BA0259" w:rsidRDefault="00D864D4" w:rsidP="00D864D4">
      <w:pPr>
        <w:bidi/>
        <w:spacing w:after="160" w:line="360" w:lineRule="auto"/>
        <w:ind w:left="-58" w:right="357"/>
        <w:rPr>
          <w:sz w:val="24"/>
          <w:szCs w:val="24"/>
          <w:lang w:val="en-US"/>
        </w:rPr>
      </w:pPr>
    </w:p>
    <w:p w14:paraId="204C1D16" w14:textId="0E837564" w:rsidR="00D864D4" w:rsidRDefault="00D864D4" w:rsidP="00D864D4">
      <w:pPr>
        <w:bidi/>
        <w:spacing w:line="480" w:lineRule="auto"/>
        <w:ind w:right="357"/>
        <w:rPr>
          <w:rtl/>
        </w:rPr>
      </w:pPr>
    </w:p>
    <w:p w14:paraId="20DF8058" w14:textId="1FBDB26B" w:rsidR="00175868" w:rsidRDefault="00175868" w:rsidP="00175868">
      <w:pPr>
        <w:bidi/>
        <w:spacing w:line="480" w:lineRule="auto"/>
        <w:ind w:right="357"/>
        <w:rPr>
          <w:rtl/>
        </w:rPr>
      </w:pPr>
    </w:p>
    <w:p w14:paraId="70EDF13E" w14:textId="3DAF6F95" w:rsidR="004E33B9" w:rsidRPr="0045567B" w:rsidRDefault="004E33B9" w:rsidP="0045567B">
      <w:pPr>
        <w:rPr>
          <w:lang w:val="en-US"/>
        </w:rPr>
      </w:pPr>
    </w:p>
    <w:sectPr w:rsidR="004E33B9" w:rsidRPr="0045567B">
      <w:head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C8F1F1" w14:textId="77777777" w:rsidR="00952275" w:rsidRDefault="00952275">
      <w:pPr>
        <w:spacing w:line="240" w:lineRule="auto"/>
      </w:pPr>
      <w:r>
        <w:separator/>
      </w:r>
    </w:p>
  </w:endnote>
  <w:endnote w:type="continuationSeparator" w:id="0">
    <w:p w14:paraId="7DB7F3B7" w14:textId="77777777" w:rsidR="00952275" w:rsidRDefault="00952275">
      <w:pPr>
        <w:spacing w:line="240" w:lineRule="auto"/>
      </w:pPr>
      <w:r>
        <w:continuationSeparator/>
      </w:r>
    </w:p>
  </w:endnote>
  <w:endnote w:type="continuationNotice" w:id="1">
    <w:p w14:paraId="480105C6" w14:textId="77777777" w:rsidR="00952275" w:rsidRDefault="0095227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E9598E" w14:textId="77777777" w:rsidR="00952275" w:rsidRDefault="00952275">
      <w:pPr>
        <w:spacing w:line="240" w:lineRule="auto"/>
      </w:pPr>
      <w:r>
        <w:separator/>
      </w:r>
    </w:p>
  </w:footnote>
  <w:footnote w:type="continuationSeparator" w:id="0">
    <w:p w14:paraId="76C5F9C6" w14:textId="77777777" w:rsidR="00952275" w:rsidRDefault="00952275">
      <w:pPr>
        <w:spacing w:line="240" w:lineRule="auto"/>
      </w:pPr>
      <w:r>
        <w:continuationSeparator/>
      </w:r>
    </w:p>
  </w:footnote>
  <w:footnote w:type="continuationNotice" w:id="1">
    <w:p w14:paraId="7E15817A" w14:textId="77777777" w:rsidR="00952275" w:rsidRDefault="0095227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BF631" w14:textId="77777777" w:rsidR="004E33B9" w:rsidRDefault="00835AD8">
    <w:pPr>
      <w:pBdr>
        <w:top w:val="nil"/>
        <w:left w:val="nil"/>
        <w:bottom w:val="nil"/>
        <w:right w:val="nil"/>
        <w:between w:val="nil"/>
      </w:pBdr>
      <w:tabs>
        <w:tab w:val="center" w:pos="4513"/>
        <w:tab w:val="right" w:pos="9026"/>
      </w:tabs>
      <w:bidi/>
      <w:spacing w:line="240" w:lineRule="auto"/>
      <w:rPr>
        <w:color w:val="000000"/>
      </w:rPr>
    </w:pPr>
    <w:r>
      <w:rPr>
        <w:noProof/>
        <w:color w:val="000000"/>
      </w:rPr>
      <w:drawing>
        <wp:inline distT="0" distB="0" distL="0" distR="0" wp14:anchorId="62962977" wp14:editId="35C19AF7">
          <wp:extent cx="1447702" cy="343181"/>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7702" cy="343181"/>
                  </a:xfrm>
                  <a:prstGeom prst="rect">
                    <a:avLst/>
                  </a:prstGeom>
                  <a:ln/>
                </pic:spPr>
              </pic:pic>
            </a:graphicData>
          </a:graphic>
        </wp:inline>
      </w:drawing>
    </w:r>
    <w:r>
      <w:rPr>
        <w:color w:val="000000"/>
        <w:rtl/>
      </w:rPr>
      <w:tab/>
      <w:t xml:space="preserve">                                        המחלקה להנדסת תוכנה ומערכות מידע</w:t>
    </w:r>
  </w:p>
  <w:p w14:paraId="7C00A79D" w14:textId="77777777" w:rsidR="004E33B9" w:rsidRDefault="004E33B9">
    <w:pPr>
      <w:pBdr>
        <w:top w:val="nil"/>
        <w:left w:val="nil"/>
        <w:bottom w:val="nil"/>
        <w:right w:val="nil"/>
        <w:between w:val="nil"/>
      </w:pBdr>
      <w:tabs>
        <w:tab w:val="center" w:pos="4513"/>
        <w:tab w:val="right" w:pos="9026"/>
      </w:tabs>
      <w:spacing w:line="240" w:lineRule="auto"/>
      <w:rPr>
        <w:color w:val="000000"/>
      </w:rPr>
    </w:pPr>
  </w:p>
  <w:p w14:paraId="402B2EF1" w14:textId="77777777" w:rsidR="004E33B9" w:rsidRDefault="004E33B9">
    <w:pPr>
      <w:pBdr>
        <w:top w:val="nil"/>
        <w:left w:val="nil"/>
        <w:bottom w:val="nil"/>
        <w:right w:val="nil"/>
        <w:between w:val="nil"/>
      </w:pBdr>
      <w:tabs>
        <w:tab w:val="center" w:pos="4513"/>
        <w:tab w:val="right" w:pos="9026"/>
      </w:tabs>
      <w:spacing w:line="240" w:lineRule="auto"/>
      <w:rPr>
        <w:color w:val="000000"/>
      </w:rPr>
    </w:pPr>
  </w:p>
  <w:p w14:paraId="53B4A599" w14:textId="77777777" w:rsidR="004E33B9" w:rsidRDefault="004E33B9">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95E1A"/>
    <w:multiLevelType w:val="hybridMultilevel"/>
    <w:tmpl w:val="CAF49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779F3"/>
    <w:multiLevelType w:val="hybridMultilevel"/>
    <w:tmpl w:val="6B0AD71E"/>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CD71E0F"/>
    <w:multiLevelType w:val="hybridMultilevel"/>
    <w:tmpl w:val="C322875A"/>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E9C6B99"/>
    <w:multiLevelType w:val="hybridMultilevel"/>
    <w:tmpl w:val="506002F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20470470"/>
    <w:multiLevelType w:val="multilevel"/>
    <w:tmpl w:val="CDDAA3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69B420D"/>
    <w:multiLevelType w:val="hybridMultilevel"/>
    <w:tmpl w:val="01E4CF1C"/>
    <w:lvl w:ilvl="0" w:tplc="04090001">
      <w:start w:val="1"/>
      <w:numFmt w:val="bullet"/>
      <w:lvlText w:val=""/>
      <w:lvlJc w:val="left"/>
      <w:pPr>
        <w:ind w:left="2004" w:hanging="360"/>
      </w:pPr>
      <w:rPr>
        <w:rFonts w:ascii="Symbol" w:hAnsi="Symbol" w:hint="default"/>
      </w:rPr>
    </w:lvl>
    <w:lvl w:ilvl="1" w:tplc="04090003" w:tentative="1">
      <w:start w:val="1"/>
      <w:numFmt w:val="bullet"/>
      <w:lvlText w:val="o"/>
      <w:lvlJc w:val="left"/>
      <w:pPr>
        <w:ind w:left="2724" w:hanging="360"/>
      </w:pPr>
      <w:rPr>
        <w:rFonts w:ascii="Courier New" w:hAnsi="Courier New" w:cs="Courier New" w:hint="default"/>
      </w:rPr>
    </w:lvl>
    <w:lvl w:ilvl="2" w:tplc="04090005" w:tentative="1">
      <w:start w:val="1"/>
      <w:numFmt w:val="bullet"/>
      <w:lvlText w:val=""/>
      <w:lvlJc w:val="left"/>
      <w:pPr>
        <w:ind w:left="3444" w:hanging="360"/>
      </w:pPr>
      <w:rPr>
        <w:rFonts w:ascii="Wingdings" w:hAnsi="Wingdings" w:hint="default"/>
      </w:rPr>
    </w:lvl>
    <w:lvl w:ilvl="3" w:tplc="04090001" w:tentative="1">
      <w:start w:val="1"/>
      <w:numFmt w:val="bullet"/>
      <w:lvlText w:val=""/>
      <w:lvlJc w:val="left"/>
      <w:pPr>
        <w:ind w:left="4164" w:hanging="360"/>
      </w:pPr>
      <w:rPr>
        <w:rFonts w:ascii="Symbol" w:hAnsi="Symbol" w:hint="default"/>
      </w:rPr>
    </w:lvl>
    <w:lvl w:ilvl="4" w:tplc="04090003" w:tentative="1">
      <w:start w:val="1"/>
      <w:numFmt w:val="bullet"/>
      <w:lvlText w:val="o"/>
      <w:lvlJc w:val="left"/>
      <w:pPr>
        <w:ind w:left="4884" w:hanging="360"/>
      </w:pPr>
      <w:rPr>
        <w:rFonts w:ascii="Courier New" w:hAnsi="Courier New" w:cs="Courier New" w:hint="default"/>
      </w:rPr>
    </w:lvl>
    <w:lvl w:ilvl="5" w:tplc="04090005" w:tentative="1">
      <w:start w:val="1"/>
      <w:numFmt w:val="bullet"/>
      <w:lvlText w:val=""/>
      <w:lvlJc w:val="left"/>
      <w:pPr>
        <w:ind w:left="5604" w:hanging="360"/>
      </w:pPr>
      <w:rPr>
        <w:rFonts w:ascii="Wingdings" w:hAnsi="Wingdings" w:hint="default"/>
      </w:rPr>
    </w:lvl>
    <w:lvl w:ilvl="6" w:tplc="04090001" w:tentative="1">
      <w:start w:val="1"/>
      <w:numFmt w:val="bullet"/>
      <w:lvlText w:val=""/>
      <w:lvlJc w:val="left"/>
      <w:pPr>
        <w:ind w:left="6324" w:hanging="360"/>
      </w:pPr>
      <w:rPr>
        <w:rFonts w:ascii="Symbol" w:hAnsi="Symbol" w:hint="default"/>
      </w:rPr>
    </w:lvl>
    <w:lvl w:ilvl="7" w:tplc="04090003" w:tentative="1">
      <w:start w:val="1"/>
      <w:numFmt w:val="bullet"/>
      <w:lvlText w:val="o"/>
      <w:lvlJc w:val="left"/>
      <w:pPr>
        <w:ind w:left="7044" w:hanging="360"/>
      </w:pPr>
      <w:rPr>
        <w:rFonts w:ascii="Courier New" w:hAnsi="Courier New" w:cs="Courier New" w:hint="default"/>
      </w:rPr>
    </w:lvl>
    <w:lvl w:ilvl="8" w:tplc="04090005" w:tentative="1">
      <w:start w:val="1"/>
      <w:numFmt w:val="bullet"/>
      <w:lvlText w:val=""/>
      <w:lvlJc w:val="left"/>
      <w:pPr>
        <w:ind w:left="7764" w:hanging="360"/>
      </w:pPr>
      <w:rPr>
        <w:rFonts w:ascii="Wingdings" w:hAnsi="Wingdings" w:hint="default"/>
      </w:rPr>
    </w:lvl>
  </w:abstractNum>
  <w:abstractNum w:abstractNumId="6" w15:restartNumberingAfterBreak="0">
    <w:nsid w:val="3584569F"/>
    <w:multiLevelType w:val="hybridMultilevel"/>
    <w:tmpl w:val="CA00F3B0"/>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7" w15:restartNumberingAfterBreak="0">
    <w:nsid w:val="3CF6738C"/>
    <w:multiLevelType w:val="hybridMultilevel"/>
    <w:tmpl w:val="1AF44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A8C0FBB"/>
    <w:multiLevelType w:val="multilevel"/>
    <w:tmpl w:val="4D30B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DB2C31"/>
    <w:multiLevelType w:val="hybridMultilevel"/>
    <w:tmpl w:val="1A16308E"/>
    <w:lvl w:ilvl="0" w:tplc="10000005">
      <w:start w:val="1"/>
      <w:numFmt w:val="bullet"/>
      <w:lvlText w:val=""/>
      <w:lvlJc w:val="left"/>
      <w:pPr>
        <w:ind w:left="501"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4CE1CE2"/>
    <w:multiLevelType w:val="hybridMultilevel"/>
    <w:tmpl w:val="8F8EA31A"/>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1" w15:restartNumberingAfterBreak="0">
    <w:nsid w:val="5A303F7D"/>
    <w:multiLevelType w:val="multilevel"/>
    <w:tmpl w:val="D826A4D6"/>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A95B51"/>
    <w:multiLevelType w:val="hybridMultilevel"/>
    <w:tmpl w:val="E06644D2"/>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5E913017"/>
    <w:multiLevelType w:val="multilevel"/>
    <w:tmpl w:val="355A3360"/>
    <w:lvl w:ilvl="0">
      <w:start w:val="1"/>
      <w:numFmt w:val="decimal"/>
      <w:lvlText w:val="%1."/>
      <w:lvlJc w:val="left"/>
      <w:pPr>
        <w:ind w:left="2136"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14" w15:restartNumberingAfterBreak="0">
    <w:nsid w:val="5F7A176B"/>
    <w:multiLevelType w:val="multilevel"/>
    <w:tmpl w:val="2CA88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7F5E8E"/>
    <w:multiLevelType w:val="multilevel"/>
    <w:tmpl w:val="962EE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4396441">
    <w:abstractNumId w:val="13"/>
  </w:num>
  <w:num w:numId="2" w16cid:durableId="2119642678">
    <w:abstractNumId w:val="4"/>
  </w:num>
  <w:num w:numId="3" w16cid:durableId="746614262">
    <w:abstractNumId w:val="14"/>
  </w:num>
  <w:num w:numId="4" w16cid:durableId="944918177">
    <w:abstractNumId w:val="8"/>
  </w:num>
  <w:num w:numId="5" w16cid:durableId="1401365431">
    <w:abstractNumId w:val="9"/>
  </w:num>
  <w:num w:numId="6" w16cid:durableId="71851946">
    <w:abstractNumId w:val="12"/>
  </w:num>
  <w:num w:numId="7" w16cid:durableId="534343013">
    <w:abstractNumId w:val="2"/>
  </w:num>
  <w:num w:numId="8" w16cid:durableId="965164446">
    <w:abstractNumId w:val="1"/>
  </w:num>
  <w:num w:numId="9" w16cid:durableId="1688941912">
    <w:abstractNumId w:val="6"/>
  </w:num>
  <w:num w:numId="10" w16cid:durableId="1346134906">
    <w:abstractNumId w:val="0"/>
  </w:num>
  <w:num w:numId="11" w16cid:durableId="1451777184">
    <w:abstractNumId w:val="3"/>
  </w:num>
  <w:num w:numId="12" w16cid:durableId="372584225">
    <w:abstractNumId w:val="7"/>
  </w:num>
  <w:num w:numId="13" w16cid:durableId="1580795824">
    <w:abstractNumId w:val="5"/>
  </w:num>
  <w:num w:numId="14" w16cid:durableId="1919629781">
    <w:abstractNumId w:val="10"/>
  </w:num>
  <w:num w:numId="15" w16cid:durableId="720448492">
    <w:abstractNumId w:val="11"/>
  </w:num>
  <w:num w:numId="16" w16cid:durableId="20022680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3B9"/>
    <w:rsid w:val="000345FC"/>
    <w:rsid w:val="000448F0"/>
    <w:rsid w:val="00055AE2"/>
    <w:rsid w:val="000A06E8"/>
    <w:rsid w:val="000B1B84"/>
    <w:rsid w:val="000C7364"/>
    <w:rsid w:val="000E7E2F"/>
    <w:rsid w:val="001264B8"/>
    <w:rsid w:val="00175868"/>
    <w:rsid w:val="00190E6D"/>
    <w:rsid w:val="001929C5"/>
    <w:rsid w:val="001B6942"/>
    <w:rsid w:val="00201B5C"/>
    <w:rsid w:val="00206F5D"/>
    <w:rsid w:val="00235F53"/>
    <w:rsid w:val="00257B70"/>
    <w:rsid w:val="002B77A6"/>
    <w:rsid w:val="002D306F"/>
    <w:rsid w:val="002F3D16"/>
    <w:rsid w:val="00354BF2"/>
    <w:rsid w:val="003B1D74"/>
    <w:rsid w:val="004341E2"/>
    <w:rsid w:val="0045567B"/>
    <w:rsid w:val="00492A0F"/>
    <w:rsid w:val="004C7ADE"/>
    <w:rsid w:val="004E33B9"/>
    <w:rsid w:val="005023E8"/>
    <w:rsid w:val="00510DC4"/>
    <w:rsid w:val="0058375E"/>
    <w:rsid w:val="005C29F1"/>
    <w:rsid w:val="005D0ED0"/>
    <w:rsid w:val="005D1B3C"/>
    <w:rsid w:val="00604D43"/>
    <w:rsid w:val="006567B0"/>
    <w:rsid w:val="00664362"/>
    <w:rsid w:val="00682030"/>
    <w:rsid w:val="006A2A58"/>
    <w:rsid w:val="006A701C"/>
    <w:rsid w:val="006D043A"/>
    <w:rsid w:val="006D2B25"/>
    <w:rsid w:val="006E7377"/>
    <w:rsid w:val="00712BA1"/>
    <w:rsid w:val="007227B5"/>
    <w:rsid w:val="008132CA"/>
    <w:rsid w:val="008275B3"/>
    <w:rsid w:val="00832E04"/>
    <w:rsid w:val="00835AD8"/>
    <w:rsid w:val="00853447"/>
    <w:rsid w:val="00952275"/>
    <w:rsid w:val="009575AD"/>
    <w:rsid w:val="00965120"/>
    <w:rsid w:val="009C32F6"/>
    <w:rsid w:val="00A51040"/>
    <w:rsid w:val="00A8115E"/>
    <w:rsid w:val="00AA4E4F"/>
    <w:rsid w:val="00B253B4"/>
    <w:rsid w:val="00B513B9"/>
    <w:rsid w:val="00B60421"/>
    <w:rsid w:val="00B7088A"/>
    <w:rsid w:val="00B958C5"/>
    <w:rsid w:val="00BA0259"/>
    <w:rsid w:val="00BF18C4"/>
    <w:rsid w:val="00C708E7"/>
    <w:rsid w:val="00CB2D45"/>
    <w:rsid w:val="00CF2DCA"/>
    <w:rsid w:val="00D01BA6"/>
    <w:rsid w:val="00D7151B"/>
    <w:rsid w:val="00D864D4"/>
    <w:rsid w:val="00DB4BCB"/>
    <w:rsid w:val="00DC349A"/>
    <w:rsid w:val="00DC61A4"/>
    <w:rsid w:val="00E568A0"/>
    <w:rsid w:val="00E66BD1"/>
    <w:rsid w:val="00ED3315"/>
    <w:rsid w:val="00F35B6E"/>
    <w:rsid w:val="00F54616"/>
    <w:rsid w:val="00FB38DF"/>
    <w:rsid w:val="00FF12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F26F2"/>
  <w15:docId w15:val="{0791E610-39C5-4D2D-B266-16B91AC1F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06"/>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667809"/>
    <w:pPr>
      <w:ind w:left="720"/>
      <w:contextualSpacing/>
    </w:pPr>
  </w:style>
  <w:style w:type="table" w:styleId="TableGrid">
    <w:name w:val="Table Grid"/>
    <w:basedOn w:val="TableNormal"/>
    <w:uiPriority w:val="39"/>
    <w:rsid w:val="00E375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81E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0C61"/>
    <w:rPr>
      <w:color w:val="0000FF" w:themeColor="hyperlink"/>
      <w:u w:val="single"/>
    </w:rPr>
  </w:style>
  <w:style w:type="character" w:styleId="UnresolvedMention">
    <w:name w:val="Unresolved Mention"/>
    <w:basedOn w:val="DefaultParagraphFont"/>
    <w:uiPriority w:val="99"/>
    <w:semiHidden/>
    <w:unhideWhenUsed/>
    <w:rsid w:val="00AD0C61"/>
    <w:rPr>
      <w:color w:val="605E5C"/>
      <w:shd w:val="clear" w:color="auto" w:fill="E1DFDD"/>
    </w:rPr>
  </w:style>
  <w:style w:type="character" w:styleId="CommentReference">
    <w:name w:val="annotation reference"/>
    <w:basedOn w:val="DefaultParagraphFont"/>
    <w:uiPriority w:val="99"/>
    <w:semiHidden/>
    <w:unhideWhenUsed/>
    <w:rsid w:val="00FE2216"/>
    <w:rPr>
      <w:sz w:val="16"/>
      <w:szCs w:val="16"/>
    </w:rPr>
  </w:style>
  <w:style w:type="paragraph" w:styleId="CommentText">
    <w:name w:val="annotation text"/>
    <w:basedOn w:val="Normal"/>
    <w:link w:val="CommentTextChar"/>
    <w:uiPriority w:val="99"/>
    <w:unhideWhenUsed/>
    <w:rsid w:val="00FE2216"/>
    <w:pPr>
      <w:spacing w:line="240" w:lineRule="auto"/>
    </w:pPr>
    <w:rPr>
      <w:sz w:val="20"/>
      <w:szCs w:val="20"/>
    </w:rPr>
  </w:style>
  <w:style w:type="character" w:customStyle="1" w:styleId="CommentTextChar">
    <w:name w:val="Comment Text Char"/>
    <w:basedOn w:val="DefaultParagraphFont"/>
    <w:link w:val="CommentText"/>
    <w:uiPriority w:val="99"/>
    <w:rsid w:val="00FE2216"/>
    <w:rPr>
      <w:sz w:val="20"/>
      <w:szCs w:val="20"/>
    </w:rPr>
  </w:style>
  <w:style w:type="paragraph" w:styleId="CommentSubject">
    <w:name w:val="annotation subject"/>
    <w:basedOn w:val="CommentText"/>
    <w:next w:val="CommentText"/>
    <w:link w:val="CommentSubjectChar"/>
    <w:uiPriority w:val="99"/>
    <w:semiHidden/>
    <w:unhideWhenUsed/>
    <w:rsid w:val="00FE2216"/>
    <w:rPr>
      <w:b/>
      <w:bCs/>
    </w:rPr>
  </w:style>
  <w:style w:type="character" w:customStyle="1" w:styleId="CommentSubjectChar">
    <w:name w:val="Comment Subject Char"/>
    <w:basedOn w:val="CommentTextChar"/>
    <w:link w:val="CommentSubject"/>
    <w:uiPriority w:val="99"/>
    <w:semiHidden/>
    <w:rsid w:val="00FE2216"/>
    <w:rPr>
      <w:b/>
      <w:bCs/>
      <w:sz w:val="20"/>
      <w:szCs w:val="20"/>
    </w:rPr>
  </w:style>
  <w:style w:type="paragraph" w:styleId="Revision">
    <w:name w:val="Revision"/>
    <w:hidden/>
    <w:uiPriority w:val="99"/>
    <w:semiHidden/>
    <w:rsid w:val="00FE2216"/>
    <w:pPr>
      <w:spacing w:line="240" w:lineRule="auto"/>
    </w:pPr>
  </w:style>
  <w:style w:type="paragraph" w:styleId="Header">
    <w:name w:val="header"/>
    <w:basedOn w:val="Normal"/>
    <w:link w:val="HeaderChar"/>
    <w:uiPriority w:val="99"/>
    <w:unhideWhenUsed/>
    <w:rsid w:val="00EB15A9"/>
    <w:pPr>
      <w:tabs>
        <w:tab w:val="center" w:pos="4153"/>
        <w:tab w:val="right" w:pos="8306"/>
      </w:tabs>
      <w:spacing w:line="240" w:lineRule="auto"/>
    </w:pPr>
  </w:style>
  <w:style w:type="character" w:customStyle="1" w:styleId="HeaderChar">
    <w:name w:val="Header Char"/>
    <w:basedOn w:val="DefaultParagraphFont"/>
    <w:link w:val="Header"/>
    <w:uiPriority w:val="99"/>
    <w:rsid w:val="00EB15A9"/>
  </w:style>
  <w:style w:type="paragraph" w:styleId="Footer">
    <w:name w:val="footer"/>
    <w:basedOn w:val="Normal"/>
    <w:link w:val="FooterChar"/>
    <w:uiPriority w:val="99"/>
    <w:unhideWhenUsed/>
    <w:rsid w:val="00EB15A9"/>
    <w:pPr>
      <w:tabs>
        <w:tab w:val="center" w:pos="4153"/>
        <w:tab w:val="right" w:pos="8306"/>
      </w:tabs>
      <w:spacing w:line="240" w:lineRule="auto"/>
    </w:pPr>
  </w:style>
  <w:style w:type="character" w:customStyle="1" w:styleId="FooterChar">
    <w:name w:val="Footer Char"/>
    <w:basedOn w:val="DefaultParagraphFont"/>
    <w:link w:val="Footer"/>
    <w:uiPriority w:val="99"/>
    <w:rsid w:val="00EB15A9"/>
  </w:style>
  <w:style w:type="table" w:customStyle="1" w:styleId="a3">
    <w:basedOn w:val="TableNormal"/>
    <w:pPr>
      <w:spacing w:line="240" w:lineRule="auto"/>
    </w:pPr>
    <w:tblPr>
      <w:tblStyleRowBandSize w:val="1"/>
      <w:tblStyleColBandSize w:val="1"/>
      <w:tblCellMar>
        <w:left w:w="115" w:type="dxa"/>
        <w:right w:w="115" w:type="dxa"/>
      </w:tblCellMar>
    </w:tblPr>
  </w:style>
  <w:style w:type="table" w:customStyle="1" w:styleId="a4">
    <w:basedOn w:val="TableNormal"/>
    <w:pPr>
      <w:spacing w:line="240" w:lineRule="auto"/>
    </w:pPr>
    <w:tblPr>
      <w:tblStyleRowBandSize w:val="1"/>
      <w:tblStyleColBandSize w:val="1"/>
      <w:tblCellMar>
        <w:left w:w="115" w:type="dxa"/>
        <w:right w:w="115" w:type="dxa"/>
      </w:tblCellMar>
    </w:tblPr>
  </w:style>
  <w:style w:type="table" w:customStyle="1" w:styleId="a5">
    <w:basedOn w:val="TableNormal"/>
    <w:pPr>
      <w:spacing w:line="240" w:lineRule="auto"/>
    </w:pPr>
    <w:tblPr>
      <w:tblStyleRowBandSize w:val="1"/>
      <w:tblStyleColBandSize w:val="1"/>
      <w:tblCellMar>
        <w:left w:w="115" w:type="dxa"/>
        <w:right w:w="115" w:type="dxa"/>
      </w:tblCellMar>
    </w:tblPr>
  </w:style>
  <w:style w:type="character" w:customStyle="1" w:styleId="Heading1Char">
    <w:name w:val="Heading 1 Char"/>
    <w:basedOn w:val="DefaultParagraphFont"/>
    <w:link w:val="Heading1"/>
    <w:uiPriority w:val="9"/>
    <w:rsid w:val="00D864D4"/>
    <w:rPr>
      <w:sz w:val="40"/>
      <w:szCs w:val="40"/>
    </w:rPr>
  </w:style>
  <w:style w:type="character" w:customStyle="1" w:styleId="apple-tab-span">
    <w:name w:val="apple-tab-span"/>
    <w:basedOn w:val="DefaultParagraphFont"/>
    <w:rsid w:val="00583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806605">
      <w:bodyDiv w:val="1"/>
      <w:marLeft w:val="0"/>
      <w:marRight w:val="0"/>
      <w:marTop w:val="0"/>
      <w:marBottom w:val="0"/>
      <w:divBdr>
        <w:top w:val="none" w:sz="0" w:space="0" w:color="auto"/>
        <w:left w:val="none" w:sz="0" w:space="0" w:color="auto"/>
        <w:bottom w:val="none" w:sz="0" w:space="0" w:color="auto"/>
        <w:right w:val="none" w:sz="0" w:space="0" w:color="auto"/>
      </w:divBdr>
      <w:divsChild>
        <w:div w:id="1368724351">
          <w:marLeft w:val="0"/>
          <w:marRight w:val="0"/>
          <w:marTop w:val="0"/>
          <w:marBottom w:val="0"/>
          <w:divBdr>
            <w:top w:val="none" w:sz="0" w:space="0" w:color="auto"/>
            <w:left w:val="none" w:sz="0" w:space="0" w:color="auto"/>
            <w:bottom w:val="none" w:sz="0" w:space="0" w:color="auto"/>
            <w:right w:val="none" w:sz="0" w:space="0" w:color="auto"/>
          </w:divBdr>
          <w:divsChild>
            <w:div w:id="163290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6452">
      <w:bodyDiv w:val="1"/>
      <w:marLeft w:val="0"/>
      <w:marRight w:val="0"/>
      <w:marTop w:val="0"/>
      <w:marBottom w:val="0"/>
      <w:divBdr>
        <w:top w:val="none" w:sz="0" w:space="0" w:color="auto"/>
        <w:left w:val="none" w:sz="0" w:space="0" w:color="auto"/>
        <w:bottom w:val="none" w:sz="0" w:space="0" w:color="auto"/>
        <w:right w:val="none" w:sz="0" w:space="0" w:color="auto"/>
      </w:divBdr>
    </w:div>
    <w:div w:id="285896221">
      <w:bodyDiv w:val="1"/>
      <w:marLeft w:val="0"/>
      <w:marRight w:val="0"/>
      <w:marTop w:val="0"/>
      <w:marBottom w:val="0"/>
      <w:divBdr>
        <w:top w:val="none" w:sz="0" w:space="0" w:color="auto"/>
        <w:left w:val="none" w:sz="0" w:space="0" w:color="auto"/>
        <w:bottom w:val="none" w:sz="0" w:space="0" w:color="auto"/>
        <w:right w:val="none" w:sz="0" w:space="0" w:color="auto"/>
      </w:divBdr>
      <w:divsChild>
        <w:div w:id="2070613777">
          <w:marLeft w:val="0"/>
          <w:marRight w:val="0"/>
          <w:marTop w:val="0"/>
          <w:marBottom w:val="0"/>
          <w:divBdr>
            <w:top w:val="none" w:sz="0" w:space="0" w:color="auto"/>
            <w:left w:val="none" w:sz="0" w:space="0" w:color="auto"/>
            <w:bottom w:val="none" w:sz="0" w:space="0" w:color="auto"/>
            <w:right w:val="none" w:sz="0" w:space="0" w:color="auto"/>
          </w:divBdr>
          <w:divsChild>
            <w:div w:id="1813596238">
              <w:marLeft w:val="0"/>
              <w:marRight w:val="0"/>
              <w:marTop w:val="0"/>
              <w:marBottom w:val="0"/>
              <w:divBdr>
                <w:top w:val="none" w:sz="0" w:space="0" w:color="auto"/>
                <w:left w:val="none" w:sz="0" w:space="0" w:color="auto"/>
                <w:bottom w:val="none" w:sz="0" w:space="0" w:color="auto"/>
                <w:right w:val="none" w:sz="0" w:space="0" w:color="auto"/>
              </w:divBdr>
              <w:divsChild>
                <w:div w:id="1329093442">
                  <w:marLeft w:val="0"/>
                  <w:marRight w:val="0"/>
                  <w:marTop w:val="0"/>
                  <w:marBottom w:val="0"/>
                  <w:divBdr>
                    <w:top w:val="none" w:sz="0" w:space="0" w:color="auto"/>
                    <w:left w:val="none" w:sz="0" w:space="0" w:color="auto"/>
                    <w:bottom w:val="none" w:sz="0" w:space="0" w:color="auto"/>
                    <w:right w:val="none" w:sz="0" w:space="0" w:color="auto"/>
                  </w:divBdr>
                  <w:divsChild>
                    <w:div w:id="1335260821">
                      <w:marLeft w:val="0"/>
                      <w:marRight w:val="0"/>
                      <w:marTop w:val="0"/>
                      <w:marBottom w:val="0"/>
                      <w:divBdr>
                        <w:top w:val="none" w:sz="0" w:space="0" w:color="auto"/>
                        <w:left w:val="none" w:sz="0" w:space="0" w:color="auto"/>
                        <w:bottom w:val="none" w:sz="0" w:space="0" w:color="auto"/>
                        <w:right w:val="none" w:sz="0" w:space="0" w:color="auto"/>
                      </w:divBdr>
                      <w:divsChild>
                        <w:div w:id="79868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7006">
                  <w:marLeft w:val="0"/>
                  <w:marRight w:val="0"/>
                  <w:marTop w:val="0"/>
                  <w:marBottom w:val="0"/>
                  <w:divBdr>
                    <w:top w:val="none" w:sz="0" w:space="0" w:color="auto"/>
                    <w:left w:val="none" w:sz="0" w:space="0" w:color="auto"/>
                    <w:bottom w:val="none" w:sz="0" w:space="0" w:color="auto"/>
                    <w:right w:val="none" w:sz="0" w:space="0" w:color="auto"/>
                  </w:divBdr>
                  <w:divsChild>
                    <w:div w:id="2708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804150">
      <w:bodyDiv w:val="1"/>
      <w:marLeft w:val="0"/>
      <w:marRight w:val="0"/>
      <w:marTop w:val="0"/>
      <w:marBottom w:val="0"/>
      <w:divBdr>
        <w:top w:val="none" w:sz="0" w:space="0" w:color="auto"/>
        <w:left w:val="none" w:sz="0" w:space="0" w:color="auto"/>
        <w:bottom w:val="none" w:sz="0" w:space="0" w:color="auto"/>
        <w:right w:val="none" w:sz="0" w:space="0" w:color="auto"/>
      </w:divBdr>
    </w:div>
    <w:div w:id="399138653">
      <w:bodyDiv w:val="1"/>
      <w:marLeft w:val="0"/>
      <w:marRight w:val="0"/>
      <w:marTop w:val="0"/>
      <w:marBottom w:val="0"/>
      <w:divBdr>
        <w:top w:val="none" w:sz="0" w:space="0" w:color="auto"/>
        <w:left w:val="none" w:sz="0" w:space="0" w:color="auto"/>
        <w:bottom w:val="none" w:sz="0" w:space="0" w:color="auto"/>
        <w:right w:val="none" w:sz="0" w:space="0" w:color="auto"/>
      </w:divBdr>
    </w:div>
    <w:div w:id="403260126">
      <w:bodyDiv w:val="1"/>
      <w:marLeft w:val="0"/>
      <w:marRight w:val="0"/>
      <w:marTop w:val="0"/>
      <w:marBottom w:val="0"/>
      <w:divBdr>
        <w:top w:val="none" w:sz="0" w:space="0" w:color="auto"/>
        <w:left w:val="none" w:sz="0" w:space="0" w:color="auto"/>
        <w:bottom w:val="none" w:sz="0" w:space="0" w:color="auto"/>
        <w:right w:val="none" w:sz="0" w:space="0" w:color="auto"/>
      </w:divBdr>
      <w:divsChild>
        <w:div w:id="260571163">
          <w:marLeft w:val="0"/>
          <w:marRight w:val="0"/>
          <w:marTop w:val="0"/>
          <w:marBottom w:val="0"/>
          <w:divBdr>
            <w:top w:val="none" w:sz="0" w:space="0" w:color="auto"/>
            <w:left w:val="none" w:sz="0" w:space="0" w:color="auto"/>
            <w:bottom w:val="none" w:sz="0" w:space="0" w:color="auto"/>
            <w:right w:val="none" w:sz="0" w:space="0" w:color="auto"/>
          </w:divBdr>
          <w:divsChild>
            <w:div w:id="1036153167">
              <w:marLeft w:val="0"/>
              <w:marRight w:val="0"/>
              <w:marTop w:val="0"/>
              <w:marBottom w:val="0"/>
              <w:divBdr>
                <w:top w:val="none" w:sz="0" w:space="0" w:color="auto"/>
                <w:left w:val="none" w:sz="0" w:space="0" w:color="auto"/>
                <w:bottom w:val="none" w:sz="0" w:space="0" w:color="auto"/>
                <w:right w:val="none" w:sz="0" w:space="0" w:color="auto"/>
              </w:divBdr>
              <w:divsChild>
                <w:div w:id="1000964081">
                  <w:marLeft w:val="0"/>
                  <w:marRight w:val="0"/>
                  <w:marTop w:val="0"/>
                  <w:marBottom w:val="0"/>
                  <w:divBdr>
                    <w:top w:val="none" w:sz="0" w:space="0" w:color="auto"/>
                    <w:left w:val="none" w:sz="0" w:space="0" w:color="auto"/>
                    <w:bottom w:val="none" w:sz="0" w:space="0" w:color="auto"/>
                    <w:right w:val="none" w:sz="0" w:space="0" w:color="auto"/>
                  </w:divBdr>
                  <w:divsChild>
                    <w:div w:id="1176261042">
                      <w:marLeft w:val="0"/>
                      <w:marRight w:val="0"/>
                      <w:marTop w:val="0"/>
                      <w:marBottom w:val="0"/>
                      <w:divBdr>
                        <w:top w:val="none" w:sz="0" w:space="0" w:color="auto"/>
                        <w:left w:val="none" w:sz="0" w:space="0" w:color="auto"/>
                        <w:bottom w:val="none" w:sz="0" w:space="0" w:color="auto"/>
                        <w:right w:val="none" w:sz="0" w:space="0" w:color="auto"/>
                      </w:divBdr>
                      <w:divsChild>
                        <w:div w:id="141165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0745">
                  <w:marLeft w:val="0"/>
                  <w:marRight w:val="0"/>
                  <w:marTop w:val="0"/>
                  <w:marBottom w:val="0"/>
                  <w:divBdr>
                    <w:top w:val="none" w:sz="0" w:space="0" w:color="auto"/>
                    <w:left w:val="none" w:sz="0" w:space="0" w:color="auto"/>
                    <w:bottom w:val="none" w:sz="0" w:space="0" w:color="auto"/>
                    <w:right w:val="none" w:sz="0" w:space="0" w:color="auto"/>
                  </w:divBdr>
                  <w:divsChild>
                    <w:div w:id="161154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702661">
      <w:bodyDiv w:val="1"/>
      <w:marLeft w:val="0"/>
      <w:marRight w:val="0"/>
      <w:marTop w:val="0"/>
      <w:marBottom w:val="0"/>
      <w:divBdr>
        <w:top w:val="none" w:sz="0" w:space="0" w:color="auto"/>
        <w:left w:val="none" w:sz="0" w:space="0" w:color="auto"/>
        <w:bottom w:val="none" w:sz="0" w:space="0" w:color="auto"/>
        <w:right w:val="none" w:sz="0" w:space="0" w:color="auto"/>
      </w:divBdr>
    </w:div>
    <w:div w:id="472719175">
      <w:bodyDiv w:val="1"/>
      <w:marLeft w:val="0"/>
      <w:marRight w:val="0"/>
      <w:marTop w:val="0"/>
      <w:marBottom w:val="0"/>
      <w:divBdr>
        <w:top w:val="none" w:sz="0" w:space="0" w:color="auto"/>
        <w:left w:val="none" w:sz="0" w:space="0" w:color="auto"/>
        <w:bottom w:val="none" w:sz="0" w:space="0" w:color="auto"/>
        <w:right w:val="none" w:sz="0" w:space="0" w:color="auto"/>
      </w:divBdr>
      <w:divsChild>
        <w:div w:id="744686816">
          <w:marLeft w:val="0"/>
          <w:marRight w:val="0"/>
          <w:marTop w:val="0"/>
          <w:marBottom w:val="0"/>
          <w:divBdr>
            <w:top w:val="none" w:sz="0" w:space="0" w:color="auto"/>
            <w:left w:val="none" w:sz="0" w:space="0" w:color="auto"/>
            <w:bottom w:val="none" w:sz="0" w:space="0" w:color="auto"/>
            <w:right w:val="none" w:sz="0" w:space="0" w:color="auto"/>
          </w:divBdr>
          <w:divsChild>
            <w:div w:id="1317488639">
              <w:marLeft w:val="0"/>
              <w:marRight w:val="0"/>
              <w:marTop w:val="0"/>
              <w:marBottom w:val="0"/>
              <w:divBdr>
                <w:top w:val="none" w:sz="0" w:space="0" w:color="auto"/>
                <w:left w:val="none" w:sz="0" w:space="0" w:color="auto"/>
                <w:bottom w:val="none" w:sz="0" w:space="0" w:color="auto"/>
                <w:right w:val="none" w:sz="0" w:space="0" w:color="auto"/>
              </w:divBdr>
              <w:divsChild>
                <w:div w:id="15187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77956">
      <w:bodyDiv w:val="1"/>
      <w:marLeft w:val="0"/>
      <w:marRight w:val="0"/>
      <w:marTop w:val="0"/>
      <w:marBottom w:val="0"/>
      <w:divBdr>
        <w:top w:val="none" w:sz="0" w:space="0" w:color="auto"/>
        <w:left w:val="none" w:sz="0" w:space="0" w:color="auto"/>
        <w:bottom w:val="none" w:sz="0" w:space="0" w:color="auto"/>
        <w:right w:val="none" w:sz="0" w:space="0" w:color="auto"/>
      </w:divBdr>
      <w:divsChild>
        <w:div w:id="2027514358">
          <w:marLeft w:val="0"/>
          <w:marRight w:val="0"/>
          <w:marTop w:val="0"/>
          <w:marBottom w:val="0"/>
          <w:divBdr>
            <w:top w:val="none" w:sz="0" w:space="0" w:color="auto"/>
            <w:left w:val="none" w:sz="0" w:space="0" w:color="auto"/>
            <w:bottom w:val="none" w:sz="0" w:space="0" w:color="auto"/>
            <w:right w:val="none" w:sz="0" w:space="0" w:color="auto"/>
          </w:divBdr>
          <w:divsChild>
            <w:div w:id="401947638">
              <w:marLeft w:val="0"/>
              <w:marRight w:val="0"/>
              <w:marTop w:val="0"/>
              <w:marBottom w:val="0"/>
              <w:divBdr>
                <w:top w:val="none" w:sz="0" w:space="0" w:color="auto"/>
                <w:left w:val="none" w:sz="0" w:space="0" w:color="auto"/>
                <w:bottom w:val="none" w:sz="0" w:space="0" w:color="auto"/>
                <w:right w:val="none" w:sz="0" w:space="0" w:color="auto"/>
              </w:divBdr>
              <w:divsChild>
                <w:div w:id="104918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559362">
      <w:bodyDiv w:val="1"/>
      <w:marLeft w:val="0"/>
      <w:marRight w:val="0"/>
      <w:marTop w:val="0"/>
      <w:marBottom w:val="0"/>
      <w:divBdr>
        <w:top w:val="none" w:sz="0" w:space="0" w:color="auto"/>
        <w:left w:val="none" w:sz="0" w:space="0" w:color="auto"/>
        <w:bottom w:val="none" w:sz="0" w:space="0" w:color="auto"/>
        <w:right w:val="none" w:sz="0" w:space="0" w:color="auto"/>
      </w:divBdr>
    </w:div>
    <w:div w:id="694310561">
      <w:bodyDiv w:val="1"/>
      <w:marLeft w:val="0"/>
      <w:marRight w:val="0"/>
      <w:marTop w:val="0"/>
      <w:marBottom w:val="0"/>
      <w:divBdr>
        <w:top w:val="none" w:sz="0" w:space="0" w:color="auto"/>
        <w:left w:val="none" w:sz="0" w:space="0" w:color="auto"/>
        <w:bottom w:val="none" w:sz="0" w:space="0" w:color="auto"/>
        <w:right w:val="none" w:sz="0" w:space="0" w:color="auto"/>
      </w:divBdr>
    </w:div>
    <w:div w:id="706100471">
      <w:bodyDiv w:val="1"/>
      <w:marLeft w:val="0"/>
      <w:marRight w:val="0"/>
      <w:marTop w:val="0"/>
      <w:marBottom w:val="0"/>
      <w:divBdr>
        <w:top w:val="none" w:sz="0" w:space="0" w:color="auto"/>
        <w:left w:val="none" w:sz="0" w:space="0" w:color="auto"/>
        <w:bottom w:val="none" w:sz="0" w:space="0" w:color="auto"/>
        <w:right w:val="none" w:sz="0" w:space="0" w:color="auto"/>
      </w:divBdr>
      <w:divsChild>
        <w:div w:id="1504667396">
          <w:marLeft w:val="0"/>
          <w:marRight w:val="0"/>
          <w:marTop w:val="0"/>
          <w:marBottom w:val="0"/>
          <w:divBdr>
            <w:top w:val="none" w:sz="0" w:space="0" w:color="auto"/>
            <w:left w:val="none" w:sz="0" w:space="0" w:color="auto"/>
            <w:bottom w:val="none" w:sz="0" w:space="0" w:color="auto"/>
            <w:right w:val="none" w:sz="0" w:space="0" w:color="auto"/>
          </w:divBdr>
          <w:divsChild>
            <w:div w:id="143656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74292">
      <w:bodyDiv w:val="1"/>
      <w:marLeft w:val="0"/>
      <w:marRight w:val="0"/>
      <w:marTop w:val="0"/>
      <w:marBottom w:val="0"/>
      <w:divBdr>
        <w:top w:val="none" w:sz="0" w:space="0" w:color="auto"/>
        <w:left w:val="none" w:sz="0" w:space="0" w:color="auto"/>
        <w:bottom w:val="none" w:sz="0" w:space="0" w:color="auto"/>
        <w:right w:val="none" w:sz="0" w:space="0" w:color="auto"/>
      </w:divBdr>
    </w:div>
    <w:div w:id="800726022">
      <w:bodyDiv w:val="1"/>
      <w:marLeft w:val="0"/>
      <w:marRight w:val="0"/>
      <w:marTop w:val="0"/>
      <w:marBottom w:val="0"/>
      <w:divBdr>
        <w:top w:val="none" w:sz="0" w:space="0" w:color="auto"/>
        <w:left w:val="none" w:sz="0" w:space="0" w:color="auto"/>
        <w:bottom w:val="none" w:sz="0" w:space="0" w:color="auto"/>
        <w:right w:val="none" w:sz="0" w:space="0" w:color="auto"/>
      </w:divBdr>
    </w:div>
    <w:div w:id="816993915">
      <w:bodyDiv w:val="1"/>
      <w:marLeft w:val="0"/>
      <w:marRight w:val="0"/>
      <w:marTop w:val="0"/>
      <w:marBottom w:val="0"/>
      <w:divBdr>
        <w:top w:val="none" w:sz="0" w:space="0" w:color="auto"/>
        <w:left w:val="none" w:sz="0" w:space="0" w:color="auto"/>
        <w:bottom w:val="none" w:sz="0" w:space="0" w:color="auto"/>
        <w:right w:val="none" w:sz="0" w:space="0" w:color="auto"/>
      </w:divBdr>
    </w:div>
    <w:div w:id="947850679">
      <w:bodyDiv w:val="1"/>
      <w:marLeft w:val="0"/>
      <w:marRight w:val="0"/>
      <w:marTop w:val="0"/>
      <w:marBottom w:val="0"/>
      <w:divBdr>
        <w:top w:val="none" w:sz="0" w:space="0" w:color="auto"/>
        <w:left w:val="none" w:sz="0" w:space="0" w:color="auto"/>
        <w:bottom w:val="none" w:sz="0" w:space="0" w:color="auto"/>
        <w:right w:val="none" w:sz="0" w:space="0" w:color="auto"/>
      </w:divBdr>
    </w:div>
    <w:div w:id="985858817">
      <w:bodyDiv w:val="1"/>
      <w:marLeft w:val="0"/>
      <w:marRight w:val="0"/>
      <w:marTop w:val="0"/>
      <w:marBottom w:val="0"/>
      <w:divBdr>
        <w:top w:val="none" w:sz="0" w:space="0" w:color="auto"/>
        <w:left w:val="none" w:sz="0" w:space="0" w:color="auto"/>
        <w:bottom w:val="none" w:sz="0" w:space="0" w:color="auto"/>
        <w:right w:val="none" w:sz="0" w:space="0" w:color="auto"/>
      </w:divBdr>
    </w:div>
    <w:div w:id="1004406087">
      <w:bodyDiv w:val="1"/>
      <w:marLeft w:val="0"/>
      <w:marRight w:val="0"/>
      <w:marTop w:val="0"/>
      <w:marBottom w:val="0"/>
      <w:divBdr>
        <w:top w:val="none" w:sz="0" w:space="0" w:color="auto"/>
        <w:left w:val="none" w:sz="0" w:space="0" w:color="auto"/>
        <w:bottom w:val="none" w:sz="0" w:space="0" w:color="auto"/>
        <w:right w:val="none" w:sz="0" w:space="0" w:color="auto"/>
      </w:divBdr>
    </w:div>
    <w:div w:id="1083263013">
      <w:bodyDiv w:val="1"/>
      <w:marLeft w:val="0"/>
      <w:marRight w:val="0"/>
      <w:marTop w:val="0"/>
      <w:marBottom w:val="0"/>
      <w:divBdr>
        <w:top w:val="none" w:sz="0" w:space="0" w:color="auto"/>
        <w:left w:val="none" w:sz="0" w:space="0" w:color="auto"/>
        <w:bottom w:val="none" w:sz="0" w:space="0" w:color="auto"/>
        <w:right w:val="none" w:sz="0" w:space="0" w:color="auto"/>
      </w:divBdr>
    </w:div>
    <w:div w:id="1259288245">
      <w:bodyDiv w:val="1"/>
      <w:marLeft w:val="0"/>
      <w:marRight w:val="0"/>
      <w:marTop w:val="0"/>
      <w:marBottom w:val="0"/>
      <w:divBdr>
        <w:top w:val="none" w:sz="0" w:space="0" w:color="auto"/>
        <w:left w:val="none" w:sz="0" w:space="0" w:color="auto"/>
        <w:bottom w:val="none" w:sz="0" w:space="0" w:color="auto"/>
        <w:right w:val="none" w:sz="0" w:space="0" w:color="auto"/>
      </w:divBdr>
    </w:div>
    <w:div w:id="1349143205">
      <w:bodyDiv w:val="1"/>
      <w:marLeft w:val="0"/>
      <w:marRight w:val="0"/>
      <w:marTop w:val="0"/>
      <w:marBottom w:val="0"/>
      <w:divBdr>
        <w:top w:val="none" w:sz="0" w:space="0" w:color="auto"/>
        <w:left w:val="none" w:sz="0" w:space="0" w:color="auto"/>
        <w:bottom w:val="none" w:sz="0" w:space="0" w:color="auto"/>
        <w:right w:val="none" w:sz="0" w:space="0" w:color="auto"/>
      </w:divBdr>
    </w:div>
    <w:div w:id="1568300707">
      <w:bodyDiv w:val="1"/>
      <w:marLeft w:val="0"/>
      <w:marRight w:val="0"/>
      <w:marTop w:val="0"/>
      <w:marBottom w:val="0"/>
      <w:divBdr>
        <w:top w:val="none" w:sz="0" w:space="0" w:color="auto"/>
        <w:left w:val="none" w:sz="0" w:space="0" w:color="auto"/>
        <w:bottom w:val="none" w:sz="0" w:space="0" w:color="auto"/>
        <w:right w:val="none" w:sz="0" w:space="0" w:color="auto"/>
      </w:divBdr>
    </w:div>
    <w:div w:id="1662926354">
      <w:bodyDiv w:val="1"/>
      <w:marLeft w:val="0"/>
      <w:marRight w:val="0"/>
      <w:marTop w:val="0"/>
      <w:marBottom w:val="0"/>
      <w:divBdr>
        <w:top w:val="none" w:sz="0" w:space="0" w:color="auto"/>
        <w:left w:val="none" w:sz="0" w:space="0" w:color="auto"/>
        <w:bottom w:val="none" w:sz="0" w:space="0" w:color="auto"/>
        <w:right w:val="none" w:sz="0" w:space="0" w:color="auto"/>
      </w:divBdr>
    </w:div>
    <w:div w:id="1673482668">
      <w:bodyDiv w:val="1"/>
      <w:marLeft w:val="0"/>
      <w:marRight w:val="0"/>
      <w:marTop w:val="0"/>
      <w:marBottom w:val="0"/>
      <w:divBdr>
        <w:top w:val="none" w:sz="0" w:space="0" w:color="auto"/>
        <w:left w:val="none" w:sz="0" w:space="0" w:color="auto"/>
        <w:bottom w:val="none" w:sz="0" w:space="0" w:color="auto"/>
        <w:right w:val="none" w:sz="0" w:space="0" w:color="auto"/>
      </w:divBdr>
    </w:div>
    <w:div w:id="1726953483">
      <w:bodyDiv w:val="1"/>
      <w:marLeft w:val="0"/>
      <w:marRight w:val="0"/>
      <w:marTop w:val="0"/>
      <w:marBottom w:val="0"/>
      <w:divBdr>
        <w:top w:val="none" w:sz="0" w:space="0" w:color="auto"/>
        <w:left w:val="none" w:sz="0" w:space="0" w:color="auto"/>
        <w:bottom w:val="none" w:sz="0" w:space="0" w:color="auto"/>
        <w:right w:val="none" w:sz="0" w:space="0" w:color="auto"/>
      </w:divBdr>
    </w:div>
    <w:div w:id="1834953310">
      <w:bodyDiv w:val="1"/>
      <w:marLeft w:val="0"/>
      <w:marRight w:val="0"/>
      <w:marTop w:val="0"/>
      <w:marBottom w:val="0"/>
      <w:divBdr>
        <w:top w:val="none" w:sz="0" w:space="0" w:color="auto"/>
        <w:left w:val="none" w:sz="0" w:space="0" w:color="auto"/>
        <w:bottom w:val="none" w:sz="0" w:space="0" w:color="auto"/>
        <w:right w:val="none" w:sz="0" w:space="0" w:color="auto"/>
      </w:divBdr>
    </w:div>
    <w:div w:id="2075077347">
      <w:bodyDiv w:val="1"/>
      <w:marLeft w:val="0"/>
      <w:marRight w:val="0"/>
      <w:marTop w:val="0"/>
      <w:marBottom w:val="0"/>
      <w:divBdr>
        <w:top w:val="none" w:sz="0" w:space="0" w:color="auto"/>
        <w:left w:val="none" w:sz="0" w:space="0" w:color="auto"/>
        <w:bottom w:val="none" w:sz="0" w:space="0" w:color="auto"/>
        <w:right w:val="none" w:sz="0" w:space="0" w:color="auto"/>
      </w:divBdr>
    </w:div>
    <w:div w:id="2096827147">
      <w:bodyDiv w:val="1"/>
      <w:marLeft w:val="0"/>
      <w:marRight w:val="0"/>
      <w:marTop w:val="0"/>
      <w:marBottom w:val="0"/>
      <w:divBdr>
        <w:top w:val="none" w:sz="0" w:space="0" w:color="auto"/>
        <w:left w:val="none" w:sz="0" w:space="0" w:color="auto"/>
        <w:bottom w:val="none" w:sz="0" w:space="0" w:color="auto"/>
        <w:right w:val="none" w:sz="0" w:space="0" w:color="auto"/>
      </w:divBdr>
    </w:div>
    <w:div w:id="2122992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xplorer.mtw-testnet.com/transactions/?page=1&amp;limit=3" TargetMode="External"/><Relationship Id="rId18" Type="http://schemas.openxmlformats.org/officeDocument/2006/relationships/hyperlink" Target="https://explorer.mtw-testnet.com/search/?key=0xca800e28722B6A205F94bbf309e7e0CFb1C70028" TargetMode="Externa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explorer.mtw-testnet.com/blockByHash/?hash=0xc3d5bd1767279556e7f233ab807a71ddab7d846b49f04a10512406d59fc7d0aa" TargetMode="External"/><Relationship Id="rId17" Type="http://schemas.openxmlformats.org/officeDocument/2006/relationships/hyperlink" Target="https://explorer.mtw-testnet.com/transactions/?address=0xca800e28722B6A205F94bbf309e7e0CFb1C70028&amp;page=1&amp;limit=3" TargetMode="External"/><Relationship Id="rId25" Type="http://schemas.openxmlformats.org/officeDocument/2006/relationships/image" Target="media/image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explorer.mtw-testnet.com/transactions/?token=0xA014A5E978B9A542b2065Ba4a29D68De9b3431D1&amp;address=0x9CBB89E0522396597fe5f64cC797e0A57CA4FEd6&amp;page=1&amp;limit=3" TargetMode="External"/><Relationship Id="rId20" Type="http://schemas.openxmlformats.org/officeDocument/2006/relationships/hyperlink" Target="https://uiverse.io/"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xplorer.mtw-testnet.com/blocks/?page=1&amp;limit=3" TargetMode="External"/><Relationship Id="rId24" Type="http://schemas.openxmlformats.org/officeDocument/2006/relationships/image" Target="media/image6.png"/><Relationship Id="rId32" Type="http://schemas.openxmlformats.org/officeDocument/2006/relationships/hyperlink" Target="https://www.morethanwallet.com/app/837" TargetMode="External"/><Relationship Id="rId5" Type="http://schemas.openxmlformats.org/officeDocument/2006/relationships/settings" Target="settings.xml"/><Relationship Id="rId15" Type="http://schemas.openxmlformats.org/officeDocument/2006/relationships/hyperlink" Target="https://explorer.mtw-testnet.com/transactions/?token=0xA014A5E978B9A542b2065Ba4a29D68De9b3431D1&amp;page=1&amp;limit=3"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image" Target="media/image2.jpeg"/><Relationship Id="rId19" Type="http://schemas.openxmlformats.org/officeDocument/2006/relationships/hyperlink" Target="https://finsweet.com/lottieflow" TargetMode="External"/><Relationship Id="rId31" Type="http://schemas.openxmlformats.org/officeDocument/2006/relationships/hyperlink" Target="https://web-project-iota-five.vercel.app/"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xplorer.mtw-testnet.com/tx/0x1bfe9053ffef9e1e27a7feacd4b36b0b6a8e165d98c1fd95e07fc1a9bd41cc28"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github.com/shahaf5641/WEB-PROJECT" TargetMode="External"/><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ysXAX1f7gdIOa0XL3YXsfeveqw==">CgMxLjA4AHIhMWw2anBnY0xyUTZPNjRrVU9qOHpCbk8wdkk2LXdBQzdH</go:docsCustomData>
</go:gDocsCustomXmlDataStorage>
</file>

<file path=customXml/itemProps1.xml><?xml version="1.0" encoding="utf-8"?>
<ds:datastoreItem xmlns:ds="http://schemas.openxmlformats.org/officeDocument/2006/customXml" ds:itemID="{6A05E7E4-1FB9-4815-8BA9-5B2D4950B18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16</Pages>
  <Words>1780</Words>
  <Characters>10149</Characters>
  <Application>Microsoft Office Word</Application>
  <DocSecurity>0</DocSecurity>
  <Lines>84</Lines>
  <Paragraphs>23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נעמי אונקלוס-שפיגל</dc:creator>
  <cp:lastModifiedBy>שחף ענוה-ישראל</cp:lastModifiedBy>
  <cp:revision>12</cp:revision>
  <dcterms:created xsi:type="dcterms:W3CDTF">2024-08-28T16:50:00Z</dcterms:created>
  <dcterms:modified xsi:type="dcterms:W3CDTF">2024-08-28T17:23:00Z</dcterms:modified>
</cp:coreProperties>
</file>